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104A" w14:textId="77777777" w:rsidR="00B02DC1" w:rsidRDefault="00B02DC1" w:rsidP="004D3B69">
      <w:pPr>
        <w:pStyle w:val="2"/>
        <w:spacing w:line="360" w:lineRule="exact"/>
        <w:jc w:val="center"/>
        <w:rPr>
          <w:rFonts w:hint="cs"/>
          <w:sz w:val="28"/>
          <w:szCs w:val="28"/>
          <w:u w:val="single"/>
          <w:rtl/>
        </w:rPr>
      </w:pPr>
      <w:r>
        <w:rPr>
          <w:sz w:val="28"/>
          <w:szCs w:val="28"/>
          <w:u w:val="single"/>
          <w:rtl/>
        </w:rPr>
        <w:t xml:space="preserve">תרגיל </w:t>
      </w:r>
      <w:r w:rsidR="005D7865">
        <w:rPr>
          <w:rFonts w:hint="cs"/>
          <w:sz w:val="28"/>
          <w:szCs w:val="28"/>
          <w:u w:val="single"/>
          <w:rtl/>
        </w:rPr>
        <w:t>4</w:t>
      </w:r>
      <w:r w:rsidR="00373768">
        <w:rPr>
          <w:rFonts w:hint="cs"/>
          <w:sz w:val="28"/>
          <w:szCs w:val="28"/>
          <w:u w:val="single"/>
          <w:rtl/>
        </w:rPr>
        <w:t xml:space="preserve"> </w:t>
      </w:r>
      <w:r w:rsidR="00373768">
        <w:rPr>
          <w:sz w:val="28"/>
          <w:szCs w:val="28"/>
          <w:u w:val="single"/>
          <w:rtl/>
        </w:rPr>
        <w:t>–</w:t>
      </w:r>
      <w:r w:rsidR="00BF7CE1">
        <w:rPr>
          <w:rFonts w:hint="cs"/>
          <w:sz w:val="28"/>
          <w:szCs w:val="28"/>
          <w:u w:val="single"/>
          <w:rtl/>
        </w:rPr>
        <w:t xml:space="preserve"> השקעות</w:t>
      </w:r>
      <w:ins w:id="0" w:author="עדי ריינהולד" w:date="2014-12-11T22:37:00Z">
        <w:r w:rsidR="00373768">
          <w:rPr>
            <w:rFonts w:hint="cs"/>
            <w:sz w:val="28"/>
            <w:szCs w:val="28"/>
            <w:u w:val="single"/>
            <w:rtl/>
          </w:rPr>
          <w:t xml:space="preserve"> </w:t>
        </w:r>
      </w:ins>
      <w:r w:rsidR="00373768">
        <w:rPr>
          <w:rFonts w:hint="cs"/>
          <w:sz w:val="28"/>
          <w:szCs w:val="28"/>
          <w:u w:val="single"/>
          <w:rtl/>
        </w:rPr>
        <w:t>בשיטת שווי מאזני</w:t>
      </w:r>
    </w:p>
    <w:p w14:paraId="13ACAD05" w14:textId="77777777" w:rsidR="003D5FFA" w:rsidRDefault="003D5FFA" w:rsidP="0074080D">
      <w:pPr>
        <w:spacing w:line="360" w:lineRule="exact"/>
        <w:rPr>
          <w:rFonts w:cs="David" w:hint="cs"/>
          <w:b/>
          <w:bCs/>
          <w:u w:val="single"/>
          <w:rtl/>
        </w:rPr>
      </w:pPr>
    </w:p>
    <w:p w14:paraId="62764CE4" w14:textId="77777777" w:rsidR="00373768" w:rsidRPr="0074080D" w:rsidRDefault="0074080D" w:rsidP="005B225E">
      <w:pPr>
        <w:spacing w:line="360" w:lineRule="auto"/>
        <w:rPr>
          <w:rFonts w:cs="David" w:hint="cs"/>
          <w:b/>
          <w:bCs/>
          <w:u w:val="single"/>
          <w:rtl/>
        </w:rPr>
      </w:pPr>
      <w:r w:rsidRPr="0074080D">
        <w:rPr>
          <w:rFonts w:cs="David" w:hint="cs"/>
          <w:b/>
          <w:bCs/>
          <w:u w:val="single"/>
          <w:rtl/>
        </w:rPr>
        <w:t xml:space="preserve">שאלה מספר </w:t>
      </w:r>
      <w:r w:rsidR="005D0577">
        <w:rPr>
          <w:rFonts w:cs="David" w:hint="cs"/>
          <w:b/>
          <w:bCs/>
          <w:u w:val="single"/>
          <w:rtl/>
        </w:rPr>
        <w:t>1</w:t>
      </w:r>
      <w:r w:rsidR="00777ED6">
        <w:rPr>
          <w:rFonts w:cs="David" w:hint="cs"/>
          <w:b/>
          <w:bCs/>
          <w:u w:val="single"/>
          <w:rtl/>
        </w:rPr>
        <w:t xml:space="preserve"> </w:t>
      </w:r>
    </w:p>
    <w:p w14:paraId="6F70A9E1" w14:textId="77777777" w:rsidR="00893AF8" w:rsidRDefault="00777ED6" w:rsidP="005B225E">
      <w:pPr>
        <w:spacing w:line="360" w:lineRule="auto"/>
        <w:jc w:val="both"/>
        <w:rPr>
          <w:rFonts w:cs="David"/>
          <w:rtl/>
        </w:rPr>
      </w:pPr>
      <w:r w:rsidRPr="00777ED6">
        <w:rPr>
          <w:rFonts w:cs="David" w:hint="cs"/>
          <w:rtl/>
        </w:rPr>
        <w:t>בתאריך 1.1.</w:t>
      </w:r>
      <w:r w:rsidR="00373768" w:rsidRPr="00777ED6">
        <w:rPr>
          <w:rFonts w:cs="David" w:hint="cs"/>
          <w:rtl/>
        </w:rPr>
        <w:t>20</w:t>
      </w:r>
      <w:r w:rsidR="00893AF8">
        <w:rPr>
          <w:rFonts w:cs="David" w:hint="cs"/>
          <w:rtl/>
        </w:rPr>
        <w:t>2</w:t>
      </w:r>
      <w:r w:rsidR="00373768" w:rsidRPr="00777ED6">
        <w:rPr>
          <w:rFonts w:cs="David" w:hint="cs"/>
          <w:rtl/>
        </w:rPr>
        <w:t xml:space="preserve">4 </w:t>
      </w:r>
      <w:r w:rsidRPr="00777ED6">
        <w:rPr>
          <w:rFonts w:cs="David" w:hint="cs"/>
          <w:rtl/>
        </w:rPr>
        <w:t xml:space="preserve">רכשה "אלעד" </w:t>
      </w:r>
      <w:r w:rsidR="00792A26">
        <w:rPr>
          <w:rFonts w:cs="David" w:hint="cs"/>
          <w:rtl/>
        </w:rPr>
        <w:t>35</w:t>
      </w:r>
      <w:r w:rsidRPr="00777ED6">
        <w:rPr>
          <w:rFonts w:cs="David" w:hint="cs"/>
          <w:rtl/>
        </w:rPr>
        <w:t xml:space="preserve">%  ממניות חברת "יעל" תמורת </w:t>
      </w:r>
      <w:r w:rsidR="008B4388">
        <w:rPr>
          <w:rFonts w:cs="David" w:hint="cs"/>
          <w:rtl/>
        </w:rPr>
        <w:t>242</w:t>
      </w:r>
      <w:r w:rsidRPr="00777ED6">
        <w:rPr>
          <w:rFonts w:cs="David" w:hint="cs"/>
          <w:rtl/>
        </w:rPr>
        <w:t>,</w:t>
      </w:r>
      <w:r w:rsidR="00792A26">
        <w:rPr>
          <w:rFonts w:cs="David" w:hint="cs"/>
          <w:rtl/>
        </w:rPr>
        <w:t>5</w:t>
      </w:r>
      <w:r w:rsidR="00792A26" w:rsidRPr="00777ED6">
        <w:rPr>
          <w:rFonts w:cs="David" w:hint="cs"/>
          <w:rtl/>
        </w:rPr>
        <w:t xml:space="preserve">00 </w:t>
      </w:r>
      <w:r w:rsidRPr="00777ED6">
        <w:rPr>
          <w:rFonts w:cs="David" w:hint="cs"/>
          <w:rtl/>
        </w:rPr>
        <w:t>₪.</w:t>
      </w:r>
      <w:r w:rsidR="00861482">
        <w:rPr>
          <w:rFonts w:cs="David" w:hint="cs"/>
          <w:rtl/>
        </w:rPr>
        <w:t xml:space="preserve"> </w:t>
      </w:r>
    </w:p>
    <w:p w14:paraId="503221E3" w14:textId="77777777" w:rsidR="00893AF8" w:rsidRDefault="00861482" w:rsidP="005B225E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ההון העצמי של חברת "יעל" ליום הרכישה עמד על 480,000 ₪. </w:t>
      </w:r>
      <w:r w:rsidR="00777ED6" w:rsidRPr="00777ED6">
        <w:rPr>
          <w:rFonts w:cs="David" w:hint="cs"/>
          <w:rtl/>
        </w:rPr>
        <w:t>בבעלות "יעל" מכונה אשר ערכה בשוק עומד על 100,000 ₪, עלותה בספרים</w:t>
      </w:r>
      <w:r w:rsidR="00893AF8">
        <w:rPr>
          <w:rFonts w:cs="David" w:hint="cs"/>
          <w:rtl/>
        </w:rPr>
        <w:t xml:space="preserve"> - </w:t>
      </w:r>
      <w:r w:rsidR="00777ED6" w:rsidRPr="00777ED6">
        <w:rPr>
          <w:rFonts w:cs="David" w:hint="cs"/>
          <w:rtl/>
        </w:rPr>
        <w:t>85,000 ₪ והפחת הנצבר בגינה ליום 1.1.20</w:t>
      </w:r>
      <w:r w:rsidR="00893AF8">
        <w:rPr>
          <w:rFonts w:cs="David" w:hint="cs"/>
          <w:rtl/>
        </w:rPr>
        <w:t>2</w:t>
      </w:r>
      <w:r w:rsidR="00777ED6" w:rsidRPr="00777ED6">
        <w:rPr>
          <w:rFonts w:cs="David" w:hint="cs"/>
          <w:rtl/>
        </w:rPr>
        <w:t xml:space="preserve">4 הוא 45,000 ₪. למכונה נותרו 5 שנות פעילות. </w:t>
      </w:r>
    </w:p>
    <w:p w14:paraId="2E4AD2C3" w14:textId="77777777" w:rsidR="00777ED6" w:rsidRDefault="00777ED6" w:rsidP="005B225E">
      <w:pPr>
        <w:spacing w:line="360" w:lineRule="auto"/>
        <w:jc w:val="both"/>
        <w:rPr>
          <w:rFonts w:cs="David" w:hint="cs"/>
          <w:rtl/>
        </w:rPr>
      </w:pPr>
      <w:r w:rsidRPr="00777ED6">
        <w:rPr>
          <w:rFonts w:cs="David" w:hint="cs"/>
          <w:rtl/>
        </w:rPr>
        <w:t>כמו כן, בבעלות "יעל" קרקע אשר ערכה בשוק גבוה ב- 80,000 מערכה בספרים.</w:t>
      </w:r>
    </w:p>
    <w:p w14:paraId="07845FC1" w14:textId="77777777" w:rsidR="00777ED6" w:rsidRPr="00777ED6" w:rsidRDefault="00777ED6" w:rsidP="00893AF8">
      <w:pPr>
        <w:spacing w:line="360" w:lineRule="auto"/>
        <w:jc w:val="both"/>
        <w:rPr>
          <w:rFonts w:cs="David" w:hint="cs"/>
          <w:rtl/>
        </w:rPr>
      </w:pPr>
      <w:r w:rsidRPr="00777ED6">
        <w:rPr>
          <w:rFonts w:cs="David" w:hint="cs"/>
          <w:rtl/>
        </w:rPr>
        <w:t xml:space="preserve">בסוף שנת </w:t>
      </w:r>
      <w:r w:rsidR="00373768" w:rsidRPr="00777ED6">
        <w:rPr>
          <w:rFonts w:cs="David" w:hint="cs"/>
          <w:rtl/>
        </w:rPr>
        <w:t>20</w:t>
      </w:r>
      <w:r w:rsidR="00893AF8">
        <w:rPr>
          <w:rFonts w:cs="David" w:hint="cs"/>
          <w:rtl/>
        </w:rPr>
        <w:t>2</w:t>
      </w:r>
      <w:r w:rsidR="00373768">
        <w:rPr>
          <w:rFonts w:cs="David" w:hint="cs"/>
          <w:rtl/>
        </w:rPr>
        <w:t>5</w:t>
      </w:r>
      <w:r w:rsidR="00373768" w:rsidRPr="00777ED6">
        <w:rPr>
          <w:rFonts w:cs="David" w:hint="cs"/>
          <w:rtl/>
        </w:rPr>
        <w:t xml:space="preserve"> </w:t>
      </w:r>
      <w:r w:rsidRPr="00777ED6">
        <w:rPr>
          <w:rFonts w:cs="David" w:hint="cs"/>
          <w:rtl/>
        </w:rPr>
        <w:t>מכרה חברת "אלעד" 60% מהשקעתה תמורת 110,000 ₪.</w:t>
      </w:r>
    </w:p>
    <w:p w14:paraId="7C5A2B94" w14:textId="77777777" w:rsidR="00777ED6" w:rsidRDefault="00777ED6" w:rsidP="005B225E">
      <w:pPr>
        <w:spacing w:line="360" w:lineRule="auto"/>
        <w:jc w:val="both"/>
        <w:rPr>
          <w:rFonts w:cs="David"/>
          <w:u w:val="single"/>
          <w:rtl/>
        </w:rPr>
      </w:pPr>
      <w:r w:rsidRPr="00893AF8">
        <w:rPr>
          <w:rFonts w:cs="David" w:hint="cs"/>
          <w:u w:val="single"/>
          <w:rtl/>
        </w:rPr>
        <w:t xml:space="preserve">להלן נתונים מדוחות חברת "יעל" לשנים </w:t>
      </w:r>
      <w:r w:rsidR="00373768" w:rsidRPr="00893AF8">
        <w:rPr>
          <w:rFonts w:cs="David" w:hint="cs"/>
          <w:u w:val="single"/>
          <w:rtl/>
        </w:rPr>
        <w:t>20</w:t>
      </w:r>
      <w:r w:rsidR="00893AF8" w:rsidRPr="00893AF8">
        <w:rPr>
          <w:rFonts w:cs="David" w:hint="cs"/>
          <w:u w:val="single"/>
          <w:rtl/>
        </w:rPr>
        <w:t>2</w:t>
      </w:r>
      <w:r w:rsidR="00373768" w:rsidRPr="00893AF8">
        <w:rPr>
          <w:rFonts w:cs="David" w:hint="cs"/>
          <w:u w:val="single"/>
          <w:rtl/>
        </w:rPr>
        <w:t xml:space="preserve">4 </w:t>
      </w:r>
      <w:r w:rsidR="00373768" w:rsidRPr="00893AF8">
        <w:rPr>
          <w:rFonts w:cs="David"/>
          <w:u w:val="single"/>
          <w:rtl/>
        </w:rPr>
        <w:t>–</w:t>
      </w:r>
      <w:r w:rsidR="00373768" w:rsidRPr="00893AF8">
        <w:rPr>
          <w:rFonts w:cs="David" w:hint="cs"/>
          <w:u w:val="single"/>
          <w:rtl/>
        </w:rPr>
        <w:t xml:space="preserve"> 20</w:t>
      </w:r>
      <w:r w:rsidR="00893AF8" w:rsidRPr="00893AF8">
        <w:rPr>
          <w:rFonts w:cs="David" w:hint="cs"/>
          <w:u w:val="single"/>
          <w:rtl/>
        </w:rPr>
        <w:t>2</w:t>
      </w:r>
      <w:r w:rsidR="00373768" w:rsidRPr="00893AF8">
        <w:rPr>
          <w:rFonts w:cs="David" w:hint="cs"/>
          <w:u w:val="single"/>
          <w:rtl/>
        </w:rPr>
        <w:t>6 :</w:t>
      </w:r>
    </w:p>
    <w:p w14:paraId="2A46BD03" w14:textId="77777777" w:rsidR="00893AF8" w:rsidRPr="00893AF8" w:rsidRDefault="00893AF8" w:rsidP="005B225E">
      <w:pPr>
        <w:spacing w:line="360" w:lineRule="auto"/>
        <w:jc w:val="both"/>
        <w:rPr>
          <w:rFonts w:cs="David" w:hint="cs"/>
          <w:u w:val="single"/>
          <w:rtl/>
        </w:rPr>
      </w:pPr>
    </w:p>
    <w:tbl>
      <w:tblPr>
        <w:bidiVisual/>
        <w:tblW w:w="5201" w:type="dxa"/>
        <w:tblInd w:w="91" w:type="dxa"/>
        <w:tblLook w:val="0000" w:firstRow="0" w:lastRow="0" w:firstColumn="0" w:lastColumn="0" w:noHBand="0" w:noVBand="0"/>
      </w:tblPr>
      <w:tblGrid>
        <w:gridCol w:w="960"/>
        <w:gridCol w:w="960"/>
        <w:gridCol w:w="1864"/>
        <w:gridCol w:w="1417"/>
      </w:tblGrid>
      <w:tr w:rsidR="00777ED6" w:rsidRPr="00777ED6" w14:paraId="74B6AE0B" w14:textId="77777777" w:rsidTr="00893AF8">
        <w:trPr>
          <w:trHeight w:val="46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CDD375" w14:textId="77777777" w:rsidR="00777ED6" w:rsidRPr="00777ED6" w:rsidRDefault="00777ED6" w:rsidP="005B225E">
            <w:pPr>
              <w:bidi w:val="0"/>
              <w:spacing w:line="360" w:lineRule="auto"/>
              <w:rPr>
                <w:rFonts w:cs="David"/>
                <w:lang w:eastAsia="en-US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14:paraId="5136389F" w14:textId="77777777" w:rsidR="00777ED6" w:rsidRPr="00893AF8" w:rsidRDefault="00777ED6" w:rsidP="005B225E">
            <w:pPr>
              <w:spacing w:line="360" w:lineRule="auto"/>
              <w:rPr>
                <w:rFonts w:ascii="Arial" w:hAnsi="Arial" w:cs="David"/>
                <w:b/>
                <w:bCs/>
                <w:u w:val="single"/>
                <w:lang w:eastAsia="en-US"/>
              </w:rPr>
            </w:pPr>
            <w:r w:rsidRPr="00893AF8">
              <w:rPr>
                <w:rFonts w:ascii="Arial" w:hAnsi="Arial" w:cs="David"/>
                <w:b/>
                <w:bCs/>
                <w:u w:val="single"/>
                <w:rtl/>
                <w:lang w:eastAsia="en-US"/>
              </w:rPr>
              <w:t>שנה</w:t>
            </w:r>
          </w:p>
        </w:tc>
        <w:tc>
          <w:tcPr>
            <w:tcW w:w="1864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8271530" w14:textId="77777777" w:rsidR="00777ED6" w:rsidRPr="00893AF8" w:rsidRDefault="00777ED6" w:rsidP="005B225E">
            <w:pPr>
              <w:spacing w:line="360" w:lineRule="auto"/>
              <w:rPr>
                <w:rFonts w:ascii="Arial" w:hAnsi="Arial" w:cs="David"/>
                <w:b/>
                <w:bCs/>
                <w:u w:val="single"/>
                <w:lang w:eastAsia="en-US"/>
              </w:rPr>
            </w:pPr>
            <w:r w:rsidRPr="00893AF8">
              <w:rPr>
                <w:rFonts w:ascii="Arial" w:hAnsi="Arial" w:cs="David"/>
                <w:b/>
                <w:bCs/>
                <w:u w:val="single"/>
                <w:rtl/>
                <w:lang w:eastAsia="en-US"/>
              </w:rPr>
              <w:t>רווח (הפסד)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E649BB7" w14:textId="77777777" w:rsidR="00777ED6" w:rsidRPr="00893AF8" w:rsidRDefault="00777ED6" w:rsidP="005B225E">
            <w:pPr>
              <w:spacing w:line="360" w:lineRule="auto"/>
              <w:rPr>
                <w:rFonts w:ascii="Arial" w:hAnsi="Arial" w:cs="David"/>
                <w:b/>
                <w:bCs/>
                <w:u w:val="single"/>
                <w:lang w:eastAsia="en-US"/>
              </w:rPr>
            </w:pPr>
            <w:r w:rsidRPr="00893AF8">
              <w:rPr>
                <w:rFonts w:ascii="Arial" w:hAnsi="Arial" w:cs="David"/>
                <w:b/>
                <w:bCs/>
                <w:u w:val="single"/>
                <w:rtl/>
                <w:lang w:eastAsia="en-US"/>
              </w:rPr>
              <w:t>דיבידנד</w:t>
            </w:r>
          </w:p>
        </w:tc>
      </w:tr>
      <w:tr w:rsidR="00777ED6" w:rsidRPr="00893AF8" w14:paraId="2D87D09E" w14:textId="77777777" w:rsidTr="00893AF8">
        <w:trPr>
          <w:trHeight w:val="6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3FD1DC" w14:textId="77777777" w:rsidR="00777ED6" w:rsidRPr="00893AF8" w:rsidRDefault="00777ED6" w:rsidP="005B225E">
            <w:pPr>
              <w:bidi w:val="0"/>
              <w:spacing w:line="360" w:lineRule="auto"/>
              <w:rPr>
                <w:rFonts w:ascii="David" w:hAnsi="David" w:cs="David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E62B41E" w14:textId="77777777" w:rsidR="00777ED6" w:rsidRPr="00893AF8" w:rsidRDefault="00373768" w:rsidP="005B225E">
            <w:pPr>
              <w:bidi w:val="0"/>
              <w:spacing w:line="360" w:lineRule="auto"/>
              <w:jc w:val="right"/>
              <w:rPr>
                <w:rFonts w:ascii="David" w:hAnsi="David" w:cs="David"/>
                <w:sz w:val="28"/>
                <w:szCs w:val="28"/>
                <w:lang w:eastAsia="en-US"/>
              </w:rPr>
            </w:pPr>
            <w:r w:rsidRPr="00893AF8">
              <w:rPr>
                <w:rFonts w:ascii="David" w:hAnsi="David" w:cs="David"/>
                <w:sz w:val="28"/>
                <w:szCs w:val="28"/>
                <w:lang w:eastAsia="en-US"/>
              </w:rPr>
              <w:t>20</w:t>
            </w:r>
            <w:r w:rsidR="00893AF8" w:rsidRPr="00893AF8">
              <w:rPr>
                <w:rFonts w:ascii="David" w:hAnsi="David" w:cs="David"/>
                <w:sz w:val="28"/>
                <w:szCs w:val="28"/>
                <w:rtl/>
                <w:lang w:eastAsia="en-US"/>
              </w:rPr>
              <w:t>2</w:t>
            </w:r>
            <w:r w:rsidRPr="00893AF8">
              <w:rPr>
                <w:rFonts w:ascii="David" w:hAnsi="David" w:cs="David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A4E2E0" w14:textId="77777777" w:rsidR="00777ED6" w:rsidRPr="00893AF8" w:rsidRDefault="00777ED6" w:rsidP="00893AF8">
            <w:pPr>
              <w:bidi w:val="0"/>
              <w:spacing w:line="360" w:lineRule="auto"/>
              <w:jc w:val="center"/>
              <w:rPr>
                <w:rFonts w:ascii="David" w:hAnsi="David" w:cs="David"/>
                <w:lang w:eastAsia="en-US"/>
              </w:rPr>
            </w:pPr>
            <w:r w:rsidRPr="00893AF8">
              <w:rPr>
                <w:rFonts w:ascii="David" w:hAnsi="David" w:cs="David"/>
                <w:lang w:eastAsia="en-US"/>
              </w:rPr>
              <w:t>(90,000)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FA08E81" w14:textId="77777777" w:rsidR="00777ED6" w:rsidRPr="00893AF8" w:rsidRDefault="00777ED6" w:rsidP="00893AF8">
            <w:pPr>
              <w:bidi w:val="0"/>
              <w:spacing w:line="360" w:lineRule="auto"/>
              <w:jc w:val="center"/>
              <w:rPr>
                <w:rFonts w:ascii="David" w:hAnsi="David" w:cs="David"/>
                <w:lang w:eastAsia="en-US"/>
              </w:rPr>
            </w:pPr>
            <w:r w:rsidRPr="00893AF8">
              <w:rPr>
                <w:rFonts w:ascii="David" w:hAnsi="David" w:cs="David"/>
                <w:lang w:eastAsia="en-US"/>
              </w:rPr>
              <w:t>40,000</w:t>
            </w:r>
          </w:p>
        </w:tc>
      </w:tr>
      <w:tr w:rsidR="00777ED6" w:rsidRPr="00893AF8" w14:paraId="165CCDC6" w14:textId="77777777" w:rsidTr="00893AF8">
        <w:trPr>
          <w:trHeight w:val="6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5B0A80" w14:textId="77777777" w:rsidR="00777ED6" w:rsidRPr="00893AF8" w:rsidRDefault="00777ED6" w:rsidP="005B225E">
            <w:pPr>
              <w:bidi w:val="0"/>
              <w:spacing w:line="360" w:lineRule="auto"/>
              <w:rPr>
                <w:rFonts w:ascii="David" w:hAnsi="David" w:cs="David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14:paraId="15AEA6D2" w14:textId="77777777" w:rsidR="00777ED6" w:rsidRPr="00893AF8" w:rsidRDefault="00373768" w:rsidP="005B225E">
            <w:pPr>
              <w:bidi w:val="0"/>
              <w:spacing w:line="360" w:lineRule="auto"/>
              <w:jc w:val="right"/>
              <w:rPr>
                <w:rFonts w:ascii="David" w:hAnsi="David" w:cs="David"/>
                <w:lang w:eastAsia="en-US"/>
              </w:rPr>
            </w:pPr>
            <w:r w:rsidRPr="00893AF8">
              <w:rPr>
                <w:rFonts w:ascii="David" w:hAnsi="David" w:cs="David"/>
                <w:sz w:val="28"/>
                <w:szCs w:val="28"/>
                <w:lang w:eastAsia="en-US"/>
              </w:rPr>
              <w:t>20</w:t>
            </w:r>
            <w:r w:rsidR="00893AF8" w:rsidRPr="00893AF8">
              <w:rPr>
                <w:rFonts w:ascii="David" w:hAnsi="David" w:cs="David"/>
                <w:sz w:val="28"/>
                <w:szCs w:val="28"/>
                <w:rtl/>
                <w:lang w:eastAsia="en-US"/>
              </w:rPr>
              <w:t>2</w:t>
            </w:r>
            <w:r w:rsidRPr="00893AF8">
              <w:rPr>
                <w:rFonts w:ascii="David" w:hAnsi="David" w:cs="David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18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842835A" w14:textId="77777777" w:rsidR="00777ED6" w:rsidRPr="00893AF8" w:rsidRDefault="00777ED6" w:rsidP="00893AF8">
            <w:pPr>
              <w:bidi w:val="0"/>
              <w:spacing w:line="360" w:lineRule="auto"/>
              <w:jc w:val="center"/>
              <w:rPr>
                <w:rFonts w:ascii="David" w:hAnsi="David" w:cs="David"/>
                <w:lang w:eastAsia="en-US"/>
              </w:rPr>
            </w:pPr>
            <w:r w:rsidRPr="00893AF8">
              <w:rPr>
                <w:rFonts w:ascii="David" w:hAnsi="David" w:cs="David"/>
                <w:lang w:eastAsia="en-US"/>
              </w:rPr>
              <w:t>220,000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AB61552" w14:textId="77777777" w:rsidR="00777ED6" w:rsidRPr="00893AF8" w:rsidRDefault="00777ED6" w:rsidP="00893AF8">
            <w:pPr>
              <w:bidi w:val="0"/>
              <w:spacing w:line="360" w:lineRule="auto"/>
              <w:jc w:val="center"/>
              <w:rPr>
                <w:rFonts w:ascii="David" w:hAnsi="David" w:cs="David"/>
                <w:lang w:eastAsia="en-US"/>
              </w:rPr>
            </w:pPr>
            <w:r w:rsidRPr="00893AF8">
              <w:rPr>
                <w:rFonts w:ascii="David" w:hAnsi="David" w:cs="David"/>
                <w:lang w:eastAsia="en-US"/>
              </w:rPr>
              <w:t>80,000</w:t>
            </w:r>
          </w:p>
        </w:tc>
      </w:tr>
      <w:tr w:rsidR="00792A26" w:rsidRPr="00893AF8" w14:paraId="3A85E901" w14:textId="77777777" w:rsidTr="00893AF8">
        <w:trPr>
          <w:trHeight w:val="6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4ED663" w14:textId="77777777" w:rsidR="00792A26" w:rsidRPr="00893AF8" w:rsidRDefault="00792A26" w:rsidP="005B225E">
            <w:pPr>
              <w:bidi w:val="0"/>
              <w:spacing w:line="360" w:lineRule="auto"/>
              <w:rPr>
                <w:rFonts w:ascii="David" w:hAnsi="David" w:cs="David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488342F2" w14:textId="77777777" w:rsidR="00792A26" w:rsidRPr="00893AF8" w:rsidRDefault="00373768" w:rsidP="005B225E">
            <w:pPr>
              <w:bidi w:val="0"/>
              <w:spacing w:line="360" w:lineRule="auto"/>
              <w:jc w:val="right"/>
              <w:rPr>
                <w:rFonts w:ascii="David" w:hAnsi="David" w:cs="David"/>
                <w:lang w:eastAsia="en-US"/>
              </w:rPr>
            </w:pPr>
            <w:r w:rsidRPr="00893AF8">
              <w:rPr>
                <w:rFonts w:ascii="David" w:hAnsi="David" w:cs="David"/>
                <w:sz w:val="28"/>
                <w:szCs w:val="28"/>
                <w:lang w:eastAsia="en-US"/>
              </w:rPr>
              <w:t>20</w:t>
            </w:r>
            <w:r w:rsidR="00893AF8" w:rsidRPr="00893AF8">
              <w:rPr>
                <w:rFonts w:ascii="David" w:hAnsi="David" w:cs="David"/>
                <w:sz w:val="28"/>
                <w:szCs w:val="28"/>
                <w:rtl/>
                <w:lang w:eastAsia="en-US"/>
              </w:rPr>
              <w:t>2</w:t>
            </w:r>
            <w:r w:rsidRPr="00893AF8">
              <w:rPr>
                <w:rFonts w:ascii="David" w:hAnsi="David" w:cs="David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186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6EAC137B" w14:textId="77777777" w:rsidR="00792A26" w:rsidRPr="00893AF8" w:rsidRDefault="00792A26" w:rsidP="00893AF8">
            <w:pPr>
              <w:bidi w:val="0"/>
              <w:spacing w:line="360" w:lineRule="auto"/>
              <w:jc w:val="center"/>
              <w:rPr>
                <w:rFonts w:ascii="David" w:hAnsi="David" w:cs="David"/>
                <w:lang w:eastAsia="en-US"/>
              </w:rPr>
            </w:pPr>
            <w:r w:rsidRPr="00893AF8">
              <w:rPr>
                <w:rFonts w:ascii="David" w:hAnsi="David" w:cs="David"/>
                <w:lang w:eastAsia="en-US"/>
              </w:rPr>
              <w:t>120,000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A744B9F" w14:textId="77777777" w:rsidR="00792A26" w:rsidRPr="00893AF8" w:rsidRDefault="00792A26" w:rsidP="00893AF8">
            <w:pPr>
              <w:bidi w:val="0"/>
              <w:spacing w:line="360" w:lineRule="auto"/>
              <w:jc w:val="center"/>
              <w:rPr>
                <w:rFonts w:ascii="David" w:hAnsi="David" w:cs="David"/>
                <w:lang w:eastAsia="en-US"/>
              </w:rPr>
            </w:pPr>
            <w:r w:rsidRPr="00893AF8">
              <w:rPr>
                <w:rFonts w:ascii="David" w:hAnsi="David" w:cs="David"/>
                <w:lang w:eastAsia="en-US"/>
              </w:rPr>
              <w:t>32,000</w:t>
            </w:r>
          </w:p>
        </w:tc>
      </w:tr>
    </w:tbl>
    <w:p w14:paraId="3E48A7D3" w14:textId="77777777" w:rsidR="00777ED6" w:rsidRPr="00893AF8" w:rsidRDefault="00777ED6" w:rsidP="005B225E">
      <w:pPr>
        <w:spacing w:line="360" w:lineRule="auto"/>
        <w:jc w:val="both"/>
        <w:rPr>
          <w:rFonts w:ascii="David" w:hAnsi="David" w:cs="David"/>
          <w:rtl/>
        </w:rPr>
      </w:pPr>
    </w:p>
    <w:p w14:paraId="045B290A" w14:textId="77777777" w:rsidR="00777ED6" w:rsidRPr="00893AF8" w:rsidRDefault="00777ED6" w:rsidP="005B225E">
      <w:pPr>
        <w:spacing w:line="360" w:lineRule="auto"/>
        <w:jc w:val="both"/>
        <w:rPr>
          <w:rFonts w:cs="David" w:hint="cs"/>
          <w:b/>
          <w:bCs/>
          <w:rtl/>
        </w:rPr>
      </w:pPr>
      <w:r w:rsidRPr="00893AF8">
        <w:rPr>
          <w:rFonts w:cs="David" w:hint="cs"/>
          <w:b/>
          <w:bCs/>
          <w:rtl/>
        </w:rPr>
        <w:t>נדרש:</w:t>
      </w:r>
    </w:p>
    <w:p w14:paraId="384220E0" w14:textId="77777777" w:rsidR="00777ED6" w:rsidRDefault="00777ED6" w:rsidP="005B225E">
      <w:pPr>
        <w:numPr>
          <w:ilvl w:val="0"/>
          <w:numId w:val="5"/>
        </w:numPr>
        <w:spacing w:line="360" w:lineRule="auto"/>
        <w:jc w:val="both"/>
        <w:rPr>
          <w:rFonts w:cs="David"/>
        </w:rPr>
      </w:pPr>
      <w:r w:rsidRPr="00777ED6">
        <w:rPr>
          <w:rFonts w:cs="David" w:hint="cs"/>
          <w:rtl/>
        </w:rPr>
        <w:t xml:space="preserve">הציגו את התנועה בחשבון השקעה בספרי "אלעד" לשנים </w:t>
      </w:r>
      <w:r w:rsidR="00373768" w:rsidRPr="00777ED6">
        <w:rPr>
          <w:rFonts w:cs="David" w:hint="cs"/>
          <w:rtl/>
        </w:rPr>
        <w:t>20</w:t>
      </w:r>
      <w:r w:rsidR="00893AF8">
        <w:rPr>
          <w:rFonts w:cs="David" w:hint="cs"/>
          <w:rtl/>
        </w:rPr>
        <w:t>2</w:t>
      </w:r>
      <w:r w:rsidR="005D7865">
        <w:rPr>
          <w:rFonts w:cs="David" w:hint="cs"/>
          <w:rtl/>
        </w:rPr>
        <w:t>5</w:t>
      </w:r>
      <w:r w:rsidRPr="00777ED6">
        <w:rPr>
          <w:rFonts w:cs="David" w:hint="cs"/>
          <w:rtl/>
        </w:rPr>
        <w:t xml:space="preserve">- </w:t>
      </w:r>
      <w:r w:rsidR="00373768" w:rsidRPr="00777ED6">
        <w:rPr>
          <w:rFonts w:cs="David" w:hint="cs"/>
          <w:rtl/>
        </w:rPr>
        <w:t>20</w:t>
      </w:r>
      <w:r w:rsidR="00893AF8">
        <w:rPr>
          <w:rFonts w:cs="David" w:hint="cs"/>
          <w:rtl/>
        </w:rPr>
        <w:t>2</w:t>
      </w:r>
      <w:r w:rsidR="00373768" w:rsidRPr="00777ED6">
        <w:rPr>
          <w:rFonts w:cs="David" w:hint="cs"/>
          <w:rtl/>
        </w:rPr>
        <w:t xml:space="preserve">4 </w:t>
      </w:r>
    </w:p>
    <w:p w14:paraId="5BF40CB6" w14:textId="77777777" w:rsidR="00893AF8" w:rsidRPr="00893AF8" w:rsidRDefault="00893AF8" w:rsidP="00893AF8">
      <w:pPr>
        <w:numPr>
          <w:ilvl w:val="0"/>
          <w:numId w:val="5"/>
        </w:numPr>
        <w:spacing w:line="360" w:lineRule="auto"/>
        <w:jc w:val="both"/>
        <w:rPr>
          <w:rFonts w:cs="David" w:hint="cs"/>
        </w:rPr>
      </w:pPr>
      <w:r w:rsidRPr="00777ED6">
        <w:rPr>
          <w:rFonts w:cs="David" w:hint="cs"/>
          <w:rtl/>
        </w:rPr>
        <w:t>רשמו את פקודות היומן המתייחסות לתנועה בחשבון ההשקעה של "אלעד" בחברת "יעל"</w:t>
      </w:r>
      <w:r>
        <w:rPr>
          <w:rFonts w:cs="David" w:hint="cs"/>
          <w:rtl/>
        </w:rPr>
        <w:t xml:space="preserve"> בשנים 2024- 2026</w:t>
      </w:r>
      <w:r w:rsidRPr="00777ED6">
        <w:rPr>
          <w:rFonts w:cs="David" w:hint="cs"/>
          <w:rtl/>
        </w:rPr>
        <w:t>.</w:t>
      </w:r>
    </w:p>
    <w:p w14:paraId="3C988C11" w14:textId="77777777" w:rsidR="00777ED6" w:rsidRPr="00777ED6" w:rsidRDefault="005D7865" w:rsidP="005B225E">
      <w:pPr>
        <w:numPr>
          <w:ilvl w:val="0"/>
          <w:numId w:val="5"/>
        </w:numPr>
        <w:spacing w:line="360" w:lineRule="auto"/>
        <w:jc w:val="both"/>
        <w:rPr>
          <w:rFonts w:cs="David" w:hint="cs"/>
        </w:rPr>
      </w:pPr>
      <w:r>
        <w:rPr>
          <w:rFonts w:cs="David" w:hint="cs"/>
          <w:rtl/>
        </w:rPr>
        <w:t xml:space="preserve">מהם </w:t>
      </w:r>
      <w:r w:rsidR="00777ED6" w:rsidRPr="00777ED6">
        <w:rPr>
          <w:rFonts w:cs="David" w:hint="cs"/>
          <w:rtl/>
        </w:rPr>
        <w:t xml:space="preserve">רווחי אקוויטי מחברת "יעל" כפי שיופיעו בספרי "אלעד" בשנים </w:t>
      </w:r>
      <w:r w:rsidR="00373768" w:rsidRPr="00777ED6">
        <w:rPr>
          <w:rFonts w:cs="David" w:hint="cs"/>
          <w:rtl/>
        </w:rPr>
        <w:t>20</w:t>
      </w:r>
      <w:r w:rsidR="00893AF8">
        <w:rPr>
          <w:rFonts w:cs="David" w:hint="cs"/>
          <w:rtl/>
        </w:rPr>
        <w:t>2</w:t>
      </w:r>
      <w:r w:rsidR="00373768">
        <w:rPr>
          <w:rFonts w:cs="David" w:hint="cs"/>
          <w:rtl/>
        </w:rPr>
        <w:t>5</w:t>
      </w:r>
      <w:r w:rsidR="00777ED6" w:rsidRPr="00777ED6">
        <w:rPr>
          <w:rFonts w:cs="David" w:hint="cs"/>
          <w:rtl/>
        </w:rPr>
        <w:t xml:space="preserve">- </w:t>
      </w:r>
      <w:r w:rsidR="00373768" w:rsidRPr="00777ED6">
        <w:rPr>
          <w:rFonts w:cs="David" w:hint="cs"/>
          <w:rtl/>
        </w:rPr>
        <w:t>20</w:t>
      </w:r>
      <w:r w:rsidR="00893AF8">
        <w:rPr>
          <w:rFonts w:cs="David" w:hint="cs"/>
          <w:rtl/>
        </w:rPr>
        <w:t>2</w:t>
      </w:r>
      <w:r w:rsidR="00373768" w:rsidRPr="00777ED6">
        <w:rPr>
          <w:rFonts w:cs="David" w:hint="cs"/>
          <w:rtl/>
        </w:rPr>
        <w:t>4</w:t>
      </w:r>
      <w:r>
        <w:rPr>
          <w:rFonts w:cs="David" w:hint="cs"/>
          <w:rtl/>
        </w:rPr>
        <w:t>?</w:t>
      </w:r>
    </w:p>
    <w:p w14:paraId="43423BDF" w14:textId="77777777" w:rsidR="005D7865" w:rsidRPr="00893AF8" w:rsidRDefault="00777ED6" w:rsidP="00893AF8">
      <w:pPr>
        <w:numPr>
          <w:ilvl w:val="0"/>
          <w:numId w:val="5"/>
        </w:numPr>
        <w:spacing w:line="360" w:lineRule="auto"/>
        <w:jc w:val="both"/>
        <w:rPr>
          <w:rFonts w:cs="David"/>
          <w:rtl/>
        </w:rPr>
      </w:pPr>
      <w:r w:rsidRPr="00777ED6">
        <w:rPr>
          <w:rFonts w:cs="David" w:hint="cs"/>
          <w:rtl/>
        </w:rPr>
        <w:t xml:space="preserve">מהם רווחי האקוויטי שתרשום חברת "אלעד" בגין החזקתה בחברת "יעל" בשנת </w:t>
      </w:r>
      <w:r w:rsidR="008E1C09" w:rsidRPr="00777ED6">
        <w:rPr>
          <w:rFonts w:cs="David" w:hint="cs"/>
          <w:rtl/>
        </w:rPr>
        <w:t>20</w:t>
      </w:r>
      <w:r w:rsidR="00893AF8">
        <w:rPr>
          <w:rFonts w:cs="David" w:hint="cs"/>
          <w:rtl/>
        </w:rPr>
        <w:t>2</w:t>
      </w:r>
      <w:r w:rsidR="008E1C09">
        <w:rPr>
          <w:rFonts w:cs="David" w:hint="cs"/>
          <w:rtl/>
        </w:rPr>
        <w:t>6</w:t>
      </w:r>
      <w:r w:rsidR="008E1C09" w:rsidRPr="00777ED6">
        <w:rPr>
          <w:rFonts w:cs="David" w:hint="cs"/>
          <w:rtl/>
        </w:rPr>
        <w:t xml:space="preserve"> </w:t>
      </w:r>
      <w:r w:rsidRPr="00777ED6">
        <w:rPr>
          <w:rFonts w:cs="David" w:hint="cs"/>
          <w:rtl/>
        </w:rPr>
        <w:t>? הסבר.</w:t>
      </w:r>
    </w:p>
    <w:p w14:paraId="5EFFAFBA" w14:textId="77777777" w:rsidR="0031287D" w:rsidRDefault="0031287D" w:rsidP="005D0577">
      <w:pPr>
        <w:spacing w:before="120" w:line="360" w:lineRule="auto"/>
        <w:rPr>
          <w:rFonts w:cs="David" w:hint="cs"/>
        </w:rPr>
      </w:pPr>
      <w:r>
        <w:rPr>
          <w:rFonts w:cs="David" w:hint="eastAsia"/>
          <w:b/>
          <w:bCs/>
          <w:u w:val="single"/>
          <w:rtl/>
        </w:rPr>
        <w:t>הנתונים</w:t>
      </w:r>
      <w:r>
        <w:rPr>
          <w:rFonts w:cs="David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הבאים מתייחסים </w:t>
      </w:r>
      <w:r w:rsidRPr="005D0577">
        <w:rPr>
          <w:rFonts w:cs="David" w:hint="cs"/>
          <w:b/>
          <w:bCs/>
          <w:u w:val="single"/>
          <w:rtl/>
        </w:rPr>
        <w:t>ל</w:t>
      </w:r>
      <w:r w:rsidRPr="005D0577">
        <w:rPr>
          <w:rFonts w:cs="David" w:hint="eastAsia"/>
          <w:b/>
          <w:bCs/>
          <w:u w:val="single"/>
          <w:rtl/>
        </w:rPr>
        <w:t>שאל</w:t>
      </w:r>
      <w:r w:rsidR="00D41E0A" w:rsidRPr="005D0577">
        <w:rPr>
          <w:rFonts w:cs="David" w:hint="cs"/>
          <w:b/>
          <w:bCs/>
          <w:u w:val="single"/>
          <w:rtl/>
        </w:rPr>
        <w:t>ות</w:t>
      </w:r>
      <w:r w:rsidR="00792A26" w:rsidRPr="005D0577">
        <w:rPr>
          <w:rFonts w:cs="David" w:hint="cs"/>
          <w:b/>
          <w:bCs/>
          <w:u w:val="single"/>
          <w:rtl/>
        </w:rPr>
        <w:t xml:space="preserve"> </w:t>
      </w:r>
      <w:r w:rsidR="005D0577" w:rsidRPr="005D0577">
        <w:rPr>
          <w:rFonts w:cs="David" w:hint="cs"/>
          <w:b/>
          <w:bCs/>
          <w:u w:val="single"/>
          <w:rtl/>
        </w:rPr>
        <w:t>2-3</w:t>
      </w:r>
      <w:r w:rsidRPr="005D0577">
        <w:rPr>
          <w:rFonts w:cs="David"/>
          <w:b/>
          <w:bCs/>
          <w:u w:val="single"/>
          <w:rtl/>
        </w:rPr>
        <w:tab/>
      </w:r>
    </w:p>
    <w:p w14:paraId="12056AFC" w14:textId="77777777" w:rsidR="0031287D" w:rsidRDefault="0031287D" w:rsidP="008E1C09">
      <w:pPr>
        <w:spacing w:before="120" w:line="360" w:lineRule="auto"/>
        <w:rPr>
          <w:rFonts w:cs="David" w:hint="cs"/>
          <w:rtl/>
        </w:rPr>
      </w:pPr>
      <w:r>
        <w:rPr>
          <w:rFonts w:cs="David" w:hint="cs"/>
          <w:rtl/>
        </w:rPr>
        <w:t xml:space="preserve"> ב- 1.1.</w:t>
      </w:r>
      <w:r w:rsidR="00893AF8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4 רכשה חברת ברצלונה  </w:t>
      </w:r>
      <w:r w:rsidR="00A24AC3">
        <w:rPr>
          <w:rFonts w:cs="David" w:hint="cs"/>
          <w:rtl/>
        </w:rPr>
        <w:t>40%</w:t>
      </w:r>
      <w:r>
        <w:rPr>
          <w:rFonts w:cs="David" w:hint="cs"/>
          <w:rtl/>
        </w:rPr>
        <w:t xml:space="preserve"> מהון המניות של חברת מדריד בע"מ תמורת </w:t>
      </w:r>
      <w:r w:rsidR="00D41E0A">
        <w:rPr>
          <w:rFonts w:cs="David" w:hint="cs"/>
          <w:rtl/>
        </w:rPr>
        <w:t>11</w:t>
      </w:r>
      <w:r w:rsidR="00A24AC3">
        <w:rPr>
          <w:rFonts w:cs="David" w:hint="cs"/>
          <w:rtl/>
        </w:rPr>
        <w:t>0</w:t>
      </w:r>
      <w:r>
        <w:rPr>
          <w:rFonts w:cs="David" w:hint="cs"/>
          <w:rtl/>
        </w:rPr>
        <w:t xml:space="preserve">,000 ₪.    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 xml:space="preserve">    </w:t>
      </w:r>
    </w:p>
    <w:p w14:paraId="74E5F50C" w14:textId="77777777" w:rsidR="0031287D" w:rsidRDefault="0031287D" w:rsidP="008E1C09">
      <w:pPr>
        <w:spacing w:before="120" w:line="360" w:lineRule="auto"/>
        <w:rPr>
          <w:rFonts w:cs="David" w:hint="cs"/>
          <w:rtl/>
        </w:rPr>
      </w:pPr>
      <w:r>
        <w:rPr>
          <w:rFonts w:cs="David"/>
          <w:rtl/>
        </w:rPr>
        <w:t xml:space="preserve">להלן </w:t>
      </w:r>
      <w:r>
        <w:rPr>
          <w:rFonts w:cs="David" w:hint="cs"/>
          <w:rtl/>
        </w:rPr>
        <w:t>ההון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 xml:space="preserve">העצמי של </w:t>
      </w:r>
      <w:r>
        <w:rPr>
          <w:rFonts w:cs="David"/>
          <w:rtl/>
        </w:rPr>
        <w:t>חברת</w:t>
      </w:r>
      <w:r>
        <w:rPr>
          <w:rFonts w:cs="David" w:hint="cs"/>
          <w:rtl/>
        </w:rPr>
        <w:t xml:space="preserve"> "מדריד" </w:t>
      </w:r>
      <w:r>
        <w:rPr>
          <w:rFonts w:cs="David"/>
          <w:rtl/>
        </w:rPr>
        <w:t>בע"מ לי</w:t>
      </w:r>
      <w:r w:rsidR="00554210">
        <w:rPr>
          <w:rFonts w:cs="David" w:hint="cs"/>
          <w:rtl/>
        </w:rPr>
        <w:t>ום</w:t>
      </w:r>
      <w:r>
        <w:rPr>
          <w:rFonts w:cs="David" w:hint="cs"/>
          <w:rtl/>
        </w:rPr>
        <w:t xml:space="preserve"> 1.1.</w:t>
      </w:r>
      <w:r w:rsidR="00893AF8">
        <w:rPr>
          <w:rFonts w:cs="David" w:hint="cs"/>
          <w:rtl/>
        </w:rPr>
        <w:t>2</w:t>
      </w:r>
      <w:r>
        <w:rPr>
          <w:rFonts w:cs="David" w:hint="cs"/>
          <w:rtl/>
        </w:rPr>
        <w:t>4</w:t>
      </w:r>
      <w:r>
        <w:rPr>
          <w:rFonts w:cs="David"/>
          <w:rtl/>
        </w:rPr>
        <w:t>:</w:t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</w:p>
    <w:tbl>
      <w:tblPr>
        <w:bidiVisual/>
        <w:tblW w:w="0" w:type="auto"/>
        <w:tblLook w:val="0000" w:firstRow="0" w:lastRow="0" w:firstColumn="0" w:lastColumn="0" w:noHBand="0" w:noVBand="0"/>
      </w:tblPr>
      <w:tblGrid>
        <w:gridCol w:w="1618"/>
        <w:gridCol w:w="1440"/>
      </w:tblGrid>
      <w:tr w:rsidR="00792A26" w14:paraId="22600DD8" w14:textId="77777777">
        <w:tblPrEx>
          <w:tblCellMar>
            <w:top w:w="0" w:type="dxa"/>
            <w:bottom w:w="0" w:type="dxa"/>
          </w:tblCellMar>
        </w:tblPrEx>
        <w:tc>
          <w:tcPr>
            <w:tcW w:w="1618" w:type="dxa"/>
          </w:tcPr>
          <w:p w14:paraId="34F6D3B5" w14:textId="77777777" w:rsidR="00792A26" w:rsidRDefault="00792A26" w:rsidP="0031287D">
            <w:pPr>
              <w:spacing w:before="120" w:line="360" w:lineRule="auto"/>
              <w:rPr>
                <w:rFonts w:cs="David" w:hint="cs"/>
              </w:rPr>
            </w:pPr>
          </w:p>
        </w:tc>
        <w:tc>
          <w:tcPr>
            <w:tcW w:w="1440" w:type="dxa"/>
          </w:tcPr>
          <w:p w14:paraId="7C249474" w14:textId="77777777" w:rsidR="00792A26" w:rsidRPr="006741DF" w:rsidRDefault="00792A26" w:rsidP="008E1C09">
            <w:pPr>
              <w:spacing w:before="120" w:line="360" w:lineRule="auto"/>
              <w:rPr>
                <w:rFonts w:cs="David" w:hint="cs"/>
                <w:b/>
                <w:bCs/>
                <w:u w:val="single"/>
              </w:rPr>
            </w:pPr>
            <w:r w:rsidRPr="006741DF">
              <w:rPr>
                <w:rFonts w:cs="David" w:hint="cs"/>
                <w:b/>
                <w:bCs/>
                <w:u w:val="single"/>
                <w:rtl/>
              </w:rPr>
              <w:t>1.1.</w:t>
            </w:r>
            <w:r w:rsidR="00893AF8">
              <w:rPr>
                <w:rFonts w:cs="David" w:hint="cs"/>
                <w:b/>
                <w:bCs/>
                <w:u w:val="single"/>
                <w:rtl/>
              </w:rPr>
              <w:t>2</w:t>
            </w:r>
            <w:r w:rsidRPr="006741DF">
              <w:rPr>
                <w:rFonts w:cs="David" w:hint="cs"/>
                <w:b/>
                <w:bCs/>
                <w:u w:val="single"/>
                <w:rtl/>
              </w:rPr>
              <w:t>4</w:t>
            </w:r>
          </w:p>
        </w:tc>
      </w:tr>
      <w:tr w:rsidR="00792A26" w14:paraId="24104904" w14:textId="77777777">
        <w:tblPrEx>
          <w:tblCellMar>
            <w:top w:w="0" w:type="dxa"/>
            <w:bottom w:w="0" w:type="dxa"/>
          </w:tblCellMar>
        </w:tblPrEx>
        <w:tc>
          <w:tcPr>
            <w:tcW w:w="1618" w:type="dxa"/>
          </w:tcPr>
          <w:p w14:paraId="59FFD9EE" w14:textId="77777777" w:rsidR="00792A26" w:rsidRDefault="00792A26" w:rsidP="0031287D">
            <w:pPr>
              <w:spacing w:before="120" w:line="360" w:lineRule="auto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הון מניות</w:t>
            </w:r>
          </w:p>
        </w:tc>
        <w:tc>
          <w:tcPr>
            <w:tcW w:w="1440" w:type="dxa"/>
          </w:tcPr>
          <w:p w14:paraId="47585DB8" w14:textId="77777777" w:rsidR="00792A26" w:rsidRDefault="00792A26" w:rsidP="0031287D">
            <w:pPr>
              <w:spacing w:before="120" w:line="360" w:lineRule="auto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30,000</w:t>
            </w:r>
          </w:p>
        </w:tc>
      </w:tr>
      <w:tr w:rsidR="00792A26" w14:paraId="7A94D454" w14:textId="77777777" w:rsidTr="006741DF">
        <w:tblPrEx>
          <w:tblCellMar>
            <w:top w:w="0" w:type="dxa"/>
            <w:bottom w:w="0" w:type="dxa"/>
          </w:tblCellMar>
        </w:tblPrEx>
        <w:tc>
          <w:tcPr>
            <w:tcW w:w="1618" w:type="dxa"/>
          </w:tcPr>
          <w:p w14:paraId="1FCDEAE2" w14:textId="77777777" w:rsidR="00792A26" w:rsidRDefault="00792A26" w:rsidP="0031287D">
            <w:pPr>
              <w:spacing w:before="120" w:line="360" w:lineRule="auto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פרמיה</w:t>
            </w:r>
          </w:p>
        </w:tc>
        <w:tc>
          <w:tcPr>
            <w:tcW w:w="1440" w:type="dxa"/>
          </w:tcPr>
          <w:p w14:paraId="39B89E11" w14:textId="77777777" w:rsidR="00792A26" w:rsidRDefault="00792A26" w:rsidP="0031287D">
            <w:pPr>
              <w:spacing w:before="120" w:line="360" w:lineRule="auto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20,000</w:t>
            </w:r>
          </w:p>
        </w:tc>
      </w:tr>
      <w:tr w:rsidR="00792A26" w14:paraId="3FDDFE0E" w14:textId="77777777" w:rsidTr="006741DF">
        <w:tblPrEx>
          <w:tblCellMar>
            <w:top w:w="0" w:type="dxa"/>
            <w:bottom w:w="0" w:type="dxa"/>
          </w:tblCellMar>
        </w:tblPrEx>
        <w:tc>
          <w:tcPr>
            <w:tcW w:w="1618" w:type="dxa"/>
            <w:tcBorders>
              <w:bottom w:val="single" w:sz="4" w:space="0" w:color="auto"/>
            </w:tcBorders>
          </w:tcPr>
          <w:p w14:paraId="3AA298C5" w14:textId="77777777" w:rsidR="00792A26" w:rsidRDefault="00792A26" w:rsidP="0031287D">
            <w:pPr>
              <w:spacing w:before="120" w:line="360" w:lineRule="auto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יתרת רווח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ACB99F5" w14:textId="77777777" w:rsidR="00792A26" w:rsidRDefault="00792A26" w:rsidP="0031287D">
            <w:pPr>
              <w:spacing w:before="120" w:line="360" w:lineRule="auto"/>
              <w:rPr>
                <w:rFonts w:cs="David" w:hint="cs"/>
              </w:rPr>
            </w:pPr>
            <w:r>
              <w:rPr>
                <w:rFonts w:cs="David" w:hint="cs"/>
                <w:rtl/>
              </w:rPr>
              <w:t>150,000</w:t>
            </w:r>
          </w:p>
        </w:tc>
      </w:tr>
      <w:tr w:rsidR="00792A26" w14:paraId="4D4C631B" w14:textId="77777777" w:rsidTr="006741DF">
        <w:tblPrEx>
          <w:tblCellMar>
            <w:top w:w="0" w:type="dxa"/>
            <w:bottom w:w="0" w:type="dxa"/>
          </w:tblCellMar>
        </w:tblPrEx>
        <w:tc>
          <w:tcPr>
            <w:tcW w:w="1618" w:type="dxa"/>
            <w:tcBorders>
              <w:top w:val="single" w:sz="4" w:space="0" w:color="auto"/>
            </w:tcBorders>
          </w:tcPr>
          <w:p w14:paraId="426845D0" w14:textId="77777777" w:rsidR="00792A26" w:rsidRPr="006741DF" w:rsidRDefault="00792A26" w:rsidP="0031287D">
            <w:pPr>
              <w:spacing w:before="120" w:line="360" w:lineRule="auto"/>
              <w:rPr>
                <w:rFonts w:cs="David" w:hint="cs"/>
              </w:rPr>
            </w:pPr>
            <w:r w:rsidRPr="006741DF">
              <w:rPr>
                <w:rFonts w:cs="David" w:hint="cs"/>
                <w:rtl/>
              </w:rPr>
              <w:t>סה"כ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354B1787" w14:textId="77777777" w:rsidR="00792A26" w:rsidRDefault="00792A26" w:rsidP="0031287D">
            <w:pPr>
              <w:spacing w:before="120" w:line="360" w:lineRule="auto"/>
              <w:rPr>
                <w:rFonts w:cs="David"/>
                <w:rtl/>
              </w:rPr>
            </w:pPr>
            <w:r w:rsidRPr="006741DF">
              <w:rPr>
                <w:rFonts w:cs="David" w:hint="cs"/>
                <w:rtl/>
              </w:rPr>
              <w:t>200,000</w:t>
            </w:r>
          </w:p>
          <w:p w14:paraId="1CD25D27" w14:textId="77777777" w:rsidR="00893AF8" w:rsidRPr="006741DF" w:rsidRDefault="00893AF8" w:rsidP="0031287D">
            <w:pPr>
              <w:spacing w:before="120" w:line="360" w:lineRule="auto"/>
              <w:rPr>
                <w:rFonts w:cs="David" w:hint="cs"/>
              </w:rPr>
            </w:pPr>
          </w:p>
        </w:tc>
      </w:tr>
    </w:tbl>
    <w:p w14:paraId="0682D6A8" w14:textId="77777777" w:rsidR="0031287D" w:rsidRDefault="0031287D" w:rsidP="00C32E2A">
      <w:pPr>
        <w:numPr>
          <w:ilvl w:val="0"/>
          <w:numId w:val="7"/>
        </w:numPr>
        <w:spacing w:before="120" w:line="360" w:lineRule="auto"/>
        <w:rPr>
          <w:rFonts w:cs="David" w:hint="cs"/>
        </w:rPr>
      </w:pPr>
      <w:r>
        <w:rPr>
          <w:rFonts w:cs="David"/>
          <w:rtl/>
        </w:rPr>
        <w:t>שווי השוק של המלאי ל</w:t>
      </w:r>
      <w:r>
        <w:rPr>
          <w:rFonts w:cs="David" w:hint="cs"/>
          <w:rtl/>
        </w:rPr>
        <w:t xml:space="preserve">יום </w:t>
      </w:r>
      <w:r>
        <w:rPr>
          <w:rFonts w:cs="David" w:hint="cs"/>
          <w:b/>
          <w:bCs/>
          <w:u w:val="single"/>
          <w:rtl/>
        </w:rPr>
        <w:t>1.1.</w:t>
      </w:r>
      <w:r w:rsidR="00893AF8">
        <w:rPr>
          <w:rFonts w:cs="David" w:hint="cs"/>
          <w:b/>
          <w:bCs/>
          <w:u w:val="single"/>
          <w:rtl/>
        </w:rPr>
        <w:t>2</w:t>
      </w:r>
      <w:r w:rsidR="00A24AC3">
        <w:rPr>
          <w:rFonts w:cs="David" w:hint="cs"/>
          <w:b/>
          <w:bCs/>
          <w:u w:val="single"/>
          <w:rtl/>
        </w:rPr>
        <w:t>4</w:t>
      </w:r>
      <w:r w:rsidR="00A24AC3"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היה </w:t>
      </w:r>
      <w:r>
        <w:rPr>
          <w:rFonts w:cs="David" w:hint="cs"/>
          <w:rtl/>
        </w:rPr>
        <w:t xml:space="preserve">גבוה ב- </w:t>
      </w:r>
      <w:r w:rsidR="00D41E0A">
        <w:rPr>
          <w:rFonts w:cs="David" w:hint="cs"/>
          <w:rtl/>
        </w:rPr>
        <w:t>10,000</w:t>
      </w:r>
      <w:r>
        <w:rPr>
          <w:rFonts w:cs="David" w:hint="cs"/>
          <w:rtl/>
        </w:rPr>
        <w:t xml:space="preserve"> ₪ מהשווי במאזן. </w:t>
      </w:r>
      <w:r>
        <w:rPr>
          <w:rFonts w:cs="David"/>
          <w:rtl/>
        </w:rPr>
        <w:t xml:space="preserve">המלאי נמכר במהלך שנת </w:t>
      </w:r>
      <w:r w:rsidR="00A24AC3">
        <w:rPr>
          <w:rFonts w:cs="David"/>
          <w:rtl/>
        </w:rPr>
        <w:t>20</w:t>
      </w:r>
      <w:r w:rsidR="00893AF8">
        <w:rPr>
          <w:rFonts w:cs="David" w:hint="cs"/>
          <w:rtl/>
        </w:rPr>
        <w:t>2</w:t>
      </w:r>
      <w:r w:rsidR="00A24AC3">
        <w:rPr>
          <w:rFonts w:cs="David" w:hint="cs"/>
          <w:rtl/>
        </w:rPr>
        <w:t>4</w:t>
      </w:r>
      <w:r>
        <w:rPr>
          <w:rFonts w:cs="David" w:hint="cs"/>
          <w:rtl/>
        </w:rPr>
        <w:t>.</w:t>
      </w:r>
    </w:p>
    <w:p w14:paraId="6471A852" w14:textId="77777777" w:rsidR="0031287D" w:rsidRDefault="0031287D" w:rsidP="008E1C09">
      <w:pPr>
        <w:numPr>
          <w:ilvl w:val="0"/>
          <w:numId w:val="7"/>
        </w:numPr>
        <w:spacing w:before="120" w:line="360" w:lineRule="auto"/>
        <w:rPr>
          <w:rFonts w:cs="David" w:hint="cs"/>
        </w:rPr>
      </w:pPr>
      <w:r>
        <w:rPr>
          <w:rFonts w:cs="David" w:hint="cs"/>
          <w:rtl/>
        </w:rPr>
        <w:lastRenderedPageBreak/>
        <w:t xml:space="preserve">שווי השוק של הרכוש הקבוע ליום </w:t>
      </w:r>
      <w:r>
        <w:rPr>
          <w:rFonts w:cs="David" w:hint="cs"/>
          <w:b/>
          <w:bCs/>
          <w:u w:val="single"/>
          <w:rtl/>
        </w:rPr>
        <w:t>1.1.</w:t>
      </w:r>
      <w:r w:rsidR="00893AF8">
        <w:rPr>
          <w:rFonts w:cs="David" w:hint="cs"/>
          <w:b/>
          <w:bCs/>
          <w:u w:val="single"/>
          <w:rtl/>
        </w:rPr>
        <w:t>2</w:t>
      </w:r>
      <w:r>
        <w:rPr>
          <w:rFonts w:cs="David" w:hint="cs"/>
          <w:b/>
          <w:bCs/>
          <w:u w:val="single"/>
          <w:rtl/>
        </w:rPr>
        <w:t>4</w:t>
      </w:r>
      <w:r>
        <w:rPr>
          <w:rFonts w:cs="David" w:hint="cs"/>
          <w:rtl/>
        </w:rPr>
        <w:t xml:space="preserve"> היה גבוה ב- 20,000 מהשווי במאזן. </w:t>
      </w:r>
      <w:r w:rsidR="00D41E0A">
        <w:rPr>
          <w:rFonts w:cs="David" w:hint="cs"/>
          <w:rtl/>
        </w:rPr>
        <w:t xml:space="preserve"> הרכוש הקבוע מופחת למשך 4 שנים בקו ישר.</w:t>
      </w:r>
    </w:p>
    <w:p w14:paraId="775341F4" w14:textId="77777777" w:rsidR="00792A26" w:rsidRDefault="00792A26" w:rsidP="008E1C09">
      <w:pPr>
        <w:numPr>
          <w:ilvl w:val="0"/>
          <w:numId w:val="7"/>
        </w:numPr>
        <w:spacing w:before="120" w:line="360" w:lineRule="auto"/>
        <w:rPr>
          <w:rFonts w:cs="David" w:hint="cs"/>
        </w:rPr>
      </w:pPr>
      <w:r>
        <w:rPr>
          <w:rFonts w:cs="David" w:hint="cs"/>
          <w:rtl/>
        </w:rPr>
        <w:t>רווחי חברת "מדריד" בע"מ לשנת 20</w:t>
      </w:r>
      <w:r w:rsidR="00893AF8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4 הסתכמו ב- 100,000 ₪. </w:t>
      </w:r>
    </w:p>
    <w:p w14:paraId="50162A9F" w14:textId="77777777" w:rsidR="0031287D" w:rsidRDefault="0031287D" w:rsidP="008E1C09">
      <w:pPr>
        <w:numPr>
          <w:ilvl w:val="0"/>
          <w:numId w:val="7"/>
        </w:numPr>
        <w:spacing w:before="120" w:line="360" w:lineRule="auto"/>
        <w:rPr>
          <w:rFonts w:cs="David" w:hint="cs"/>
        </w:rPr>
      </w:pP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>במהלך</w:t>
      </w:r>
      <w:r>
        <w:rPr>
          <w:rFonts w:cs="David" w:hint="cs"/>
          <w:rtl/>
        </w:rPr>
        <w:t xml:space="preserve"> שנת </w:t>
      </w:r>
      <w:r w:rsidR="00A24AC3">
        <w:rPr>
          <w:rFonts w:cs="David" w:hint="cs"/>
          <w:rtl/>
        </w:rPr>
        <w:t>20</w:t>
      </w:r>
      <w:r w:rsidR="00893AF8">
        <w:rPr>
          <w:rFonts w:cs="David" w:hint="cs"/>
          <w:rtl/>
        </w:rPr>
        <w:t>2</w:t>
      </w:r>
      <w:r w:rsidR="00A24AC3">
        <w:rPr>
          <w:rFonts w:cs="David" w:hint="cs"/>
          <w:rtl/>
        </w:rPr>
        <w:t xml:space="preserve">4 </w:t>
      </w:r>
      <w:r>
        <w:rPr>
          <w:rFonts w:cs="David" w:hint="cs"/>
          <w:rtl/>
        </w:rPr>
        <w:t>חברת "מדריד" בע"מ הכריזה וחילקה דיבידנד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>בסך 50,000 ₪.</w:t>
      </w:r>
    </w:p>
    <w:p w14:paraId="7D6DEEB3" w14:textId="77777777" w:rsidR="0031287D" w:rsidRDefault="005D0577" w:rsidP="005B225E">
      <w:pPr>
        <w:spacing w:before="120" w:line="360" w:lineRule="auto"/>
        <w:rPr>
          <w:rFonts w:cs="David" w:hint="cs"/>
          <w:rtl/>
        </w:rPr>
      </w:pPr>
      <w:r>
        <w:rPr>
          <w:rFonts w:cs="David" w:hint="cs"/>
          <w:rtl/>
        </w:rPr>
        <w:t xml:space="preserve">2 </w:t>
      </w:r>
      <w:r w:rsidR="0031287D">
        <w:rPr>
          <w:rFonts w:cs="David" w:hint="cs"/>
          <w:rtl/>
        </w:rPr>
        <w:t xml:space="preserve">. יתרת </w:t>
      </w:r>
      <w:r w:rsidR="0031287D">
        <w:rPr>
          <w:rFonts w:cs="David"/>
          <w:rtl/>
        </w:rPr>
        <w:t>חשבון ההשקעה</w:t>
      </w:r>
      <w:r w:rsidR="0031287D">
        <w:rPr>
          <w:rFonts w:cs="David" w:hint="cs"/>
          <w:rtl/>
        </w:rPr>
        <w:t xml:space="preserve"> בחברת "מדריד" בע"מ </w:t>
      </w:r>
      <w:r w:rsidR="0031287D">
        <w:rPr>
          <w:rFonts w:cs="David"/>
          <w:rtl/>
        </w:rPr>
        <w:t xml:space="preserve">ליום </w:t>
      </w:r>
      <w:r w:rsidR="0031287D">
        <w:rPr>
          <w:rFonts w:cs="David"/>
          <w:b/>
          <w:bCs/>
          <w:rtl/>
        </w:rPr>
        <w:t>31.12.</w:t>
      </w:r>
      <w:r w:rsidR="00893AF8">
        <w:rPr>
          <w:rFonts w:cs="David" w:hint="cs"/>
          <w:b/>
          <w:bCs/>
          <w:rtl/>
        </w:rPr>
        <w:t>2</w:t>
      </w:r>
      <w:r w:rsidR="00A24AC3">
        <w:rPr>
          <w:rFonts w:cs="David" w:hint="cs"/>
          <w:b/>
          <w:bCs/>
          <w:rtl/>
        </w:rPr>
        <w:t>4</w:t>
      </w:r>
      <w:r w:rsidR="0031287D">
        <w:rPr>
          <w:rFonts w:cs="David" w:hint="cs"/>
          <w:rtl/>
        </w:rPr>
        <w:t xml:space="preserve"> הינה:</w:t>
      </w:r>
    </w:p>
    <w:p w14:paraId="7D6B3A2A" w14:textId="77777777" w:rsidR="0031287D" w:rsidRPr="00E535BC" w:rsidRDefault="00D41E0A" w:rsidP="005B225E">
      <w:pPr>
        <w:numPr>
          <w:ilvl w:val="1"/>
          <w:numId w:val="7"/>
        </w:numPr>
        <w:tabs>
          <w:tab w:val="clear" w:pos="1905"/>
          <w:tab w:val="num" w:pos="790"/>
        </w:tabs>
        <w:spacing w:before="120" w:line="360" w:lineRule="auto"/>
        <w:ind w:left="790" w:hanging="360"/>
        <w:rPr>
          <w:rFonts w:cs="David" w:hint="cs"/>
          <w:rtl/>
        </w:rPr>
      </w:pPr>
      <w:r>
        <w:rPr>
          <w:rFonts w:cs="David" w:hint="cs"/>
          <w:rtl/>
        </w:rPr>
        <w:t>128</w:t>
      </w:r>
      <w:r w:rsidR="0031287D" w:rsidRPr="00E535BC">
        <w:rPr>
          <w:rFonts w:cs="David" w:hint="cs"/>
          <w:rtl/>
        </w:rPr>
        <w:t xml:space="preserve">,000 ₪. </w:t>
      </w:r>
    </w:p>
    <w:p w14:paraId="15A36841" w14:textId="77777777" w:rsidR="0031287D" w:rsidRDefault="00D41E0A" w:rsidP="005B225E">
      <w:pPr>
        <w:numPr>
          <w:ilvl w:val="1"/>
          <w:numId w:val="7"/>
        </w:numPr>
        <w:tabs>
          <w:tab w:val="clear" w:pos="1905"/>
          <w:tab w:val="num" w:pos="790"/>
        </w:tabs>
        <w:spacing w:before="120" w:line="360" w:lineRule="auto"/>
        <w:ind w:left="790" w:hanging="360"/>
        <w:rPr>
          <w:rFonts w:cs="David" w:hint="cs"/>
        </w:rPr>
      </w:pPr>
      <w:r>
        <w:rPr>
          <w:rFonts w:cs="David" w:hint="cs"/>
          <w:rtl/>
        </w:rPr>
        <w:t>110</w:t>
      </w:r>
      <w:r w:rsidR="000D228B">
        <w:rPr>
          <w:rFonts w:cs="David" w:hint="cs"/>
          <w:rtl/>
        </w:rPr>
        <w:t>,</w:t>
      </w:r>
      <w:r>
        <w:rPr>
          <w:rFonts w:cs="David" w:hint="cs"/>
          <w:rtl/>
        </w:rPr>
        <w:t xml:space="preserve">000 </w:t>
      </w:r>
      <w:r w:rsidR="0031287D">
        <w:rPr>
          <w:rFonts w:cs="David" w:hint="cs"/>
          <w:rtl/>
        </w:rPr>
        <w:t xml:space="preserve">₪. </w:t>
      </w:r>
    </w:p>
    <w:p w14:paraId="38E336FE" w14:textId="77777777" w:rsidR="0031287D" w:rsidRDefault="00D41E0A" w:rsidP="005B225E">
      <w:pPr>
        <w:numPr>
          <w:ilvl w:val="1"/>
          <w:numId w:val="7"/>
        </w:numPr>
        <w:tabs>
          <w:tab w:val="clear" w:pos="1905"/>
          <w:tab w:val="num" w:pos="790"/>
        </w:tabs>
        <w:spacing w:before="120" w:line="360" w:lineRule="auto"/>
        <w:ind w:left="790" w:hanging="360"/>
        <w:rPr>
          <w:rFonts w:cs="David" w:hint="cs"/>
        </w:rPr>
      </w:pPr>
      <w:r>
        <w:rPr>
          <w:rFonts w:cs="David" w:hint="cs"/>
          <w:rtl/>
        </w:rPr>
        <w:t>100</w:t>
      </w:r>
      <w:r w:rsidR="0031287D">
        <w:rPr>
          <w:rFonts w:cs="David" w:hint="cs"/>
          <w:rtl/>
        </w:rPr>
        <w:t>,000 ₪.</w:t>
      </w:r>
    </w:p>
    <w:p w14:paraId="7FC17CA5" w14:textId="77777777" w:rsidR="0031287D" w:rsidRDefault="0031287D" w:rsidP="005B225E">
      <w:pPr>
        <w:numPr>
          <w:ilvl w:val="1"/>
          <w:numId w:val="7"/>
        </w:numPr>
        <w:tabs>
          <w:tab w:val="clear" w:pos="1905"/>
          <w:tab w:val="num" w:pos="790"/>
        </w:tabs>
        <w:spacing w:before="120" w:line="360" w:lineRule="auto"/>
        <w:ind w:left="790" w:hanging="360"/>
        <w:rPr>
          <w:rFonts w:cs="David" w:hint="cs"/>
        </w:rPr>
      </w:pPr>
      <w:r>
        <w:rPr>
          <w:rFonts w:cs="David" w:hint="cs"/>
          <w:rtl/>
        </w:rPr>
        <w:t xml:space="preserve"> </w:t>
      </w:r>
      <w:r w:rsidR="00A24AC3">
        <w:rPr>
          <w:rFonts w:cs="David" w:hint="cs"/>
          <w:rtl/>
        </w:rPr>
        <w:t>אף תש' לא נכונה</w:t>
      </w:r>
      <w:r>
        <w:rPr>
          <w:rFonts w:cs="David" w:hint="cs"/>
          <w:rtl/>
        </w:rPr>
        <w:t xml:space="preserve"> </w:t>
      </w:r>
      <w:r w:rsidR="00A24AC3">
        <w:rPr>
          <w:rFonts w:cs="David" w:hint="cs"/>
          <w:rtl/>
        </w:rPr>
        <w:t>.</w:t>
      </w:r>
    </w:p>
    <w:p w14:paraId="3CD7C5FF" w14:textId="77777777" w:rsidR="005D0577" w:rsidRDefault="00D41E0A" w:rsidP="005B225E">
      <w:pPr>
        <w:numPr>
          <w:ilvl w:val="1"/>
          <w:numId w:val="7"/>
        </w:numPr>
        <w:tabs>
          <w:tab w:val="clear" w:pos="1905"/>
          <w:tab w:val="num" w:pos="790"/>
        </w:tabs>
        <w:spacing w:before="120" w:line="360" w:lineRule="auto"/>
        <w:ind w:left="790" w:hanging="360"/>
        <w:rPr>
          <w:rFonts w:cs="David" w:hint="cs"/>
        </w:rPr>
      </w:pPr>
      <w:r>
        <w:rPr>
          <w:rFonts w:cs="David" w:hint="cs"/>
          <w:rtl/>
        </w:rPr>
        <w:t>124</w:t>
      </w:r>
      <w:r w:rsidR="0031287D">
        <w:rPr>
          <w:rFonts w:cs="David" w:hint="cs"/>
          <w:rtl/>
        </w:rPr>
        <w:t xml:space="preserve">,000 ₪. </w:t>
      </w:r>
    </w:p>
    <w:p w14:paraId="3CD38B73" w14:textId="77777777" w:rsidR="0031287D" w:rsidRPr="005D0577" w:rsidRDefault="005D0577" w:rsidP="005B225E">
      <w:pPr>
        <w:spacing w:before="120" w:line="360" w:lineRule="auto"/>
        <w:rPr>
          <w:rFonts w:cs="David" w:hint="cs"/>
          <w:rtl/>
        </w:rPr>
      </w:pPr>
      <w:r>
        <w:rPr>
          <w:rFonts w:cs="David" w:hint="cs"/>
          <w:rtl/>
        </w:rPr>
        <w:t>3</w:t>
      </w:r>
      <w:r w:rsidR="0031287D" w:rsidRPr="005D0577">
        <w:rPr>
          <w:rFonts w:cs="David" w:hint="cs"/>
          <w:rtl/>
        </w:rPr>
        <w:t xml:space="preserve">. יתרת המוניטין בחברת "מדריד" בע"מ </w:t>
      </w:r>
      <w:r w:rsidR="0031287D" w:rsidRPr="005D0577">
        <w:rPr>
          <w:rFonts w:cs="David"/>
          <w:rtl/>
        </w:rPr>
        <w:t xml:space="preserve">ליום </w:t>
      </w:r>
      <w:r w:rsidR="0031287D" w:rsidRPr="005D0577">
        <w:rPr>
          <w:rFonts w:cs="David"/>
          <w:b/>
          <w:bCs/>
          <w:rtl/>
        </w:rPr>
        <w:t>1.1.</w:t>
      </w:r>
      <w:r w:rsidR="00893AF8">
        <w:rPr>
          <w:rFonts w:cs="David" w:hint="cs"/>
          <w:b/>
          <w:bCs/>
          <w:rtl/>
        </w:rPr>
        <w:t>2</w:t>
      </w:r>
      <w:r w:rsidR="0031287D" w:rsidRPr="005D0577">
        <w:rPr>
          <w:rFonts w:cs="David" w:hint="cs"/>
          <w:b/>
          <w:bCs/>
          <w:rtl/>
        </w:rPr>
        <w:t>4</w:t>
      </w:r>
      <w:r w:rsidR="0031287D" w:rsidRPr="005D0577">
        <w:rPr>
          <w:rFonts w:cs="David" w:hint="cs"/>
          <w:rtl/>
        </w:rPr>
        <w:t xml:space="preserve">  הינה:</w:t>
      </w:r>
    </w:p>
    <w:p w14:paraId="1A997D04" w14:textId="77777777" w:rsidR="0031287D" w:rsidRDefault="00D41E0A" w:rsidP="005B225E">
      <w:pPr>
        <w:numPr>
          <w:ilvl w:val="0"/>
          <w:numId w:val="8"/>
        </w:numPr>
        <w:spacing w:before="120" w:line="360" w:lineRule="auto"/>
        <w:rPr>
          <w:rFonts w:cs="David" w:hint="cs"/>
        </w:rPr>
      </w:pPr>
      <w:bookmarkStart w:id="1" w:name="OLE_LINK1"/>
      <w:r>
        <w:rPr>
          <w:rFonts w:cs="David" w:hint="cs"/>
          <w:rtl/>
        </w:rPr>
        <w:t>18</w:t>
      </w:r>
      <w:r w:rsidR="0031287D">
        <w:rPr>
          <w:rFonts w:cs="David" w:hint="cs"/>
          <w:rtl/>
        </w:rPr>
        <w:t>,000 ₪.</w:t>
      </w:r>
      <w:bookmarkEnd w:id="1"/>
      <w:r w:rsidR="0031287D">
        <w:rPr>
          <w:rFonts w:cs="David" w:hint="cs"/>
          <w:rtl/>
        </w:rPr>
        <w:t xml:space="preserve"> </w:t>
      </w:r>
    </w:p>
    <w:p w14:paraId="0D5DCBD0" w14:textId="77777777" w:rsidR="0031287D" w:rsidRDefault="0031287D" w:rsidP="005B225E">
      <w:pPr>
        <w:numPr>
          <w:ilvl w:val="0"/>
          <w:numId w:val="8"/>
        </w:numPr>
        <w:spacing w:before="120" w:line="360" w:lineRule="auto"/>
        <w:rPr>
          <w:rFonts w:cs="David" w:hint="cs"/>
        </w:rPr>
      </w:pPr>
      <w:r>
        <w:rPr>
          <w:rFonts w:cs="David" w:hint="cs"/>
          <w:rtl/>
        </w:rPr>
        <w:t>16,500 ₪</w:t>
      </w:r>
    </w:p>
    <w:p w14:paraId="6260975E" w14:textId="77777777" w:rsidR="0031287D" w:rsidRDefault="00D41E0A" w:rsidP="005B225E">
      <w:pPr>
        <w:numPr>
          <w:ilvl w:val="0"/>
          <w:numId w:val="8"/>
        </w:numPr>
        <w:spacing w:before="120" w:line="360" w:lineRule="auto"/>
        <w:rPr>
          <w:rFonts w:cs="David" w:hint="cs"/>
        </w:rPr>
      </w:pPr>
      <w:r>
        <w:rPr>
          <w:rFonts w:cs="David" w:hint="cs"/>
          <w:rtl/>
        </w:rPr>
        <w:t>24</w:t>
      </w:r>
      <w:r w:rsidR="0031287D">
        <w:rPr>
          <w:rFonts w:cs="David" w:hint="cs"/>
          <w:rtl/>
        </w:rPr>
        <w:t>,000 ₪.</w:t>
      </w:r>
    </w:p>
    <w:p w14:paraId="2E9BE2D1" w14:textId="77777777" w:rsidR="0031287D" w:rsidRDefault="00D41E0A" w:rsidP="005B225E">
      <w:pPr>
        <w:numPr>
          <w:ilvl w:val="0"/>
          <w:numId w:val="8"/>
        </w:numPr>
        <w:spacing w:before="120" w:line="360" w:lineRule="auto"/>
        <w:rPr>
          <w:rFonts w:cs="David" w:hint="cs"/>
        </w:rPr>
      </w:pPr>
      <w:r>
        <w:rPr>
          <w:rFonts w:cs="David" w:hint="cs"/>
          <w:rtl/>
        </w:rPr>
        <w:t>22</w:t>
      </w:r>
      <w:r w:rsidR="0031287D">
        <w:rPr>
          <w:rFonts w:cs="David" w:hint="cs"/>
          <w:rtl/>
        </w:rPr>
        <w:t>,</w:t>
      </w:r>
      <w:r>
        <w:rPr>
          <w:rFonts w:cs="David" w:hint="cs"/>
          <w:rtl/>
        </w:rPr>
        <w:t xml:space="preserve">000 </w:t>
      </w:r>
      <w:r w:rsidR="0031287D">
        <w:rPr>
          <w:rFonts w:cs="David" w:hint="cs"/>
          <w:rtl/>
        </w:rPr>
        <w:t>₪.</w:t>
      </w:r>
    </w:p>
    <w:p w14:paraId="2D593475" w14:textId="77777777" w:rsidR="005B225E" w:rsidRPr="00E0502B" w:rsidRDefault="00D41E0A" w:rsidP="00E0502B">
      <w:pPr>
        <w:numPr>
          <w:ilvl w:val="0"/>
          <w:numId w:val="8"/>
        </w:numPr>
        <w:spacing w:before="120" w:line="360" w:lineRule="auto"/>
        <w:rPr>
          <w:rFonts w:cs="David"/>
          <w:rtl/>
        </w:rPr>
      </w:pPr>
      <w:r>
        <w:rPr>
          <w:rFonts w:cs="David" w:hint="cs"/>
          <w:rtl/>
        </w:rPr>
        <w:t>0</w:t>
      </w:r>
      <w:r w:rsidR="0031287D" w:rsidRPr="00E535BC">
        <w:rPr>
          <w:rFonts w:cs="David" w:hint="cs"/>
          <w:rtl/>
        </w:rPr>
        <w:t xml:space="preserve"> ₪.</w:t>
      </w:r>
    </w:p>
    <w:p w14:paraId="523E3FC0" w14:textId="77777777" w:rsidR="005D0577" w:rsidRPr="00BF651B" w:rsidRDefault="005D0577" w:rsidP="005B225E">
      <w:pPr>
        <w:spacing w:line="360" w:lineRule="auto"/>
        <w:ind w:right="720"/>
        <w:rPr>
          <w:rFonts w:cs="David" w:hint="cs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שאלה </w:t>
      </w:r>
      <w:r w:rsidR="00363C1C" w:rsidRPr="00BF651B">
        <w:rPr>
          <w:rFonts w:cs="David" w:hint="cs"/>
          <w:b/>
          <w:bCs/>
          <w:u w:val="single"/>
          <w:rtl/>
        </w:rPr>
        <w:t xml:space="preserve">מספר </w:t>
      </w:r>
      <w:r>
        <w:rPr>
          <w:rFonts w:cs="David" w:hint="cs"/>
          <w:b/>
          <w:bCs/>
          <w:u w:val="single"/>
          <w:rtl/>
        </w:rPr>
        <w:t>4</w:t>
      </w:r>
    </w:p>
    <w:p w14:paraId="39207B06" w14:textId="77777777" w:rsidR="00363C1C" w:rsidRPr="00A771C3" w:rsidRDefault="00363C1C" w:rsidP="005B225E">
      <w:pPr>
        <w:pStyle w:val="a8"/>
        <w:spacing w:line="360" w:lineRule="auto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חברה א'</w:t>
      </w:r>
      <w:r w:rsidRPr="00A771C3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t xml:space="preserve">  </w:t>
      </w: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רכשה ביום 1.1.</w:t>
      </w:r>
      <w:r w:rsidR="00893AF8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25</w:t>
      </w: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4</w:t>
      </w: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0% מחברה ב' תמורת 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220</w:t>
      </w: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אלפי ₪.</w:t>
      </w:r>
    </w:p>
    <w:p w14:paraId="2E1C5997" w14:textId="77777777" w:rsidR="00363C1C" w:rsidRPr="00A771C3" w:rsidRDefault="00363C1C" w:rsidP="005B225E">
      <w:pPr>
        <w:pStyle w:val="a8"/>
        <w:spacing w:line="360" w:lineRule="auto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הונה העצמי של חברה ב' לאותו יום הינו 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440</w:t>
      </w: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אלפי ₪. </w:t>
      </w:r>
    </w:p>
    <w:p w14:paraId="10A5C97B" w14:textId="77777777" w:rsidR="005D7865" w:rsidRDefault="00363C1C" w:rsidP="005B225E">
      <w:pPr>
        <w:pStyle w:val="a8"/>
        <w:spacing w:line="360" w:lineRule="auto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בספרי חברה ב' </w:t>
      </w:r>
      <w:r w:rsidR="005D786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קיימים הנכסים הבאים :</w:t>
      </w:r>
    </w:p>
    <w:p w14:paraId="432F1C12" w14:textId="77777777" w:rsidR="005D7865" w:rsidRDefault="00363C1C" w:rsidP="005B225E">
      <w:pPr>
        <w:pStyle w:val="a8"/>
        <w:numPr>
          <w:ilvl w:val="0"/>
          <w:numId w:val="17"/>
        </w:numPr>
        <w:spacing w:line="360" w:lineRule="auto"/>
        <w:rPr>
          <w:rFonts w:ascii="Times New Roman" w:eastAsia="Times New Roman" w:hAnsi="Times New Roman" w:cs="David"/>
          <w:sz w:val="24"/>
          <w:szCs w:val="24"/>
          <w:lang w:eastAsia="he-IL"/>
        </w:rPr>
      </w:pP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מכונה שערכה בשוק ביום 1.1.</w:t>
      </w:r>
      <w:r w:rsidR="00893AF8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25</w:t>
      </w: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גבוה ב </w:t>
      </w:r>
      <w:r w:rsidRPr="00A771C3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t>–</w:t>
      </w: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</w:t>
      </w:r>
      <w:r w:rsidR="005D786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15,000</w:t>
      </w: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₪ מע</w:t>
      </w:r>
      <w:r w:rsidR="005D786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לותה המופחתת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בספרים ואורך חייה הינו 3 שנים</w:t>
      </w:r>
      <w:r w:rsidR="005D786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</w:p>
    <w:p w14:paraId="0154B4B6" w14:textId="77777777" w:rsidR="005D7865" w:rsidRDefault="00363C1C" w:rsidP="005B225E">
      <w:pPr>
        <w:pStyle w:val="a8"/>
        <w:numPr>
          <w:ilvl w:val="0"/>
          <w:numId w:val="17"/>
        </w:numPr>
        <w:spacing w:line="360" w:lineRule="auto"/>
        <w:rPr>
          <w:rFonts w:ascii="Times New Roman" w:eastAsia="Times New Roman" w:hAnsi="Times New Roman" w:cs="David"/>
          <w:sz w:val="24"/>
          <w:szCs w:val="24"/>
          <w:lang w:eastAsia="he-IL"/>
        </w:rPr>
      </w:pPr>
      <w:r w:rsidRPr="005D786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קרקע שערכה בשוק גבוה ב </w:t>
      </w:r>
      <w:r w:rsidRPr="005D786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t>–</w:t>
      </w:r>
      <w:r w:rsidRPr="005D786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20,000 ₪ מערכה בספרים </w:t>
      </w:r>
    </w:p>
    <w:p w14:paraId="29A55940" w14:textId="77777777" w:rsidR="00363C1C" w:rsidRPr="005D7865" w:rsidRDefault="00363C1C" w:rsidP="005B225E">
      <w:pPr>
        <w:pStyle w:val="a8"/>
        <w:numPr>
          <w:ilvl w:val="0"/>
          <w:numId w:val="17"/>
        </w:numPr>
        <w:spacing w:line="360" w:lineRule="auto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5D786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פטנט שעלותו המופחתת בספרי חברה ב' הוא 42,000 ₪ אולם חברה א' מעריכה אותו בסכום של 74,000 ₪. החברה מעריכה שתוכל להשתמש בפטנט רק למשך 10 השנים הבאות.</w:t>
      </w:r>
    </w:p>
    <w:p w14:paraId="475DA964" w14:textId="77777777" w:rsidR="005B225E" w:rsidRDefault="00363C1C" w:rsidP="005B225E">
      <w:pPr>
        <w:pStyle w:val="a8"/>
        <w:spacing w:line="360" w:lineRule="auto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רווחי חברה ב' בשנת 20</w:t>
      </w:r>
      <w:r w:rsidR="00893AF8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25</w:t>
      </w: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היו </w:t>
      </w:r>
      <w:r w:rsidRPr="00A771C3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t>–</w:t>
      </w: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</w:t>
      </w:r>
      <w:r w:rsidR="00DC565C"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1</w:t>
      </w:r>
      <w:r w:rsidR="00DC565C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0</w:t>
      </w:r>
      <w:r w:rsidR="00DC565C"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0</w:t>
      </w: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,000 ₪. </w:t>
      </w:r>
    </w:p>
    <w:p w14:paraId="6F384F0F" w14:textId="77777777" w:rsidR="00363C1C" w:rsidRDefault="00363C1C" w:rsidP="005B225E">
      <w:pPr>
        <w:pStyle w:val="a8"/>
        <w:spacing w:line="360" w:lineRule="auto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כמו</w:t>
      </w:r>
      <w:r w:rsidR="005B225E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</w:t>
      </w: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כן חילקה ב' דיב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ידנד בשנת 20</w:t>
      </w:r>
      <w:r w:rsidR="00893AF8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25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בסך של </w:t>
      </w:r>
      <w:r w:rsidR="00DC565C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120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,000 ₪.</w:t>
      </w:r>
    </w:p>
    <w:p w14:paraId="5E3DDFFE" w14:textId="77777777" w:rsidR="00893AF8" w:rsidRPr="00E0502B" w:rsidRDefault="00363C1C" w:rsidP="00E0502B">
      <w:pPr>
        <w:pStyle w:val="a8"/>
        <w:spacing w:line="360" w:lineRule="auto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בשנת 20</w:t>
      </w:r>
      <w:r w:rsidR="00893AF8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26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הפסידה חברה ב' 60,000 ₪ וחילקה דיבידנד בסך 20,000 ש"ח</w:t>
      </w:r>
    </w:p>
    <w:p w14:paraId="06C702B2" w14:textId="77777777" w:rsidR="00363C1C" w:rsidRPr="005B225E" w:rsidRDefault="00363C1C" w:rsidP="005B225E">
      <w:pPr>
        <w:pStyle w:val="a8"/>
        <w:spacing w:line="360" w:lineRule="auto"/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</w:pPr>
      <w:r w:rsidRPr="005B225E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נדרש :</w:t>
      </w:r>
    </w:p>
    <w:p w14:paraId="1BBF1DF7" w14:textId="77777777" w:rsidR="00363C1C" w:rsidRDefault="00363C1C" w:rsidP="005B225E">
      <w:pPr>
        <w:pStyle w:val="a8"/>
        <w:numPr>
          <w:ilvl w:val="3"/>
          <w:numId w:val="15"/>
        </w:numPr>
        <w:tabs>
          <w:tab w:val="clear" w:pos="2880"/>
          <w:tab w:val="num" w:pos="746"/>
        </w:tabs>
        <w:spacing w:line="360" w:lineRule="auto"/>
        <w:ind w:hanging="2854"/>
        <w:rPr>
          <w:rFonts w:ascii="Times New Roman" w:eastAsia="Times New Roman" w:hAnsi="Times New Roman" w:cs="David" w:hint="cs"/>
          <w:sz w:val="24"/>
          <w:szCs w:val="24"/>
          <w:lang w:eastAsia="he-IL"/>
        </w:rPr>
      </w:pP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מהו </w:t>
      </w:r>
      <w:r w:rsidR="00E0502B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ההפרש המקורי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ברכישת הה</w:t>
      </w:r>
      <w:r w:rsidR="00893AF8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שקעה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במניות חברה ב' וכיצד מיוחס </w:t>
      </w:r>
      <w:r w:rsidR="00E0502B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הפרש מקורי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זה?</w:t>
      </w:r>
    </w:p>
    <w:p w14:paraId="0DED4228" w14:textId="77777777" w:rsidR="00363C1C" w:rsidRDefault="00363C1C" w:rsidP="005B225E">
      <w:pPr>
        <w:pStyle w:val="a8"/>
        <w:numPr>
          <w:ilvl w:val="3"/>
          <w:numId w:val="15"/>
        </w:numPr>
        <w:tabs>
          <w:tab w:val="clear" w:pos="2880"/>
          <w:tab w:val="num" w:pos="746"/>
        </w:tabs>
        <w:spacing w:line="360" w:lineRule="auto"/>
        <w:ind w:hanging="2854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A771C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הציגו את התנועה בחשבון ההשקעה</w:t>
      </w:r>
      <w:r w:rsidR="00E0502B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בחברת ב' בספרי חברת א'.</w:t>
      </w:r>
    </w:p>
    <w:p w14:paraId="620FBF90" w14:textId="77777777" w:rsidR="00363C1C" w:rsidRDefault="00363C1C" w:rsidP="005B225E">
      <w:pPr>
        <w:pStyle w:val="a8"/>
        <w:numPr>
          <w:ilvl w:val="3"/>
          <w:numId w:val="15"/>
        </w:numPr>
        <w:tabs>
          <w:tab w:val="clear" w:pos="2880"/>
          <w:tab w:val="num" w:pos="746"/>
        </w:tabs>
        <w:spacing w:line="360" w:lineRule="auto"/>
        <w:ind w:left="746" w:hanging="720"/>
        <w:rPr>
          <w:rFonts w:ascii="Times New Roman" w:eastAsia="Times New Roman" w:hAnsi="Times New Roman" w:cs="David" w:hint="cs"/>
          <w:sz w:val="24"/>
          <w:szCs w:val="24"/>
          <w:lang w:eastAsia="he-IL"/>
        </w:rPr>
      </w:pP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מהם הרווחים/ההפסדים שתרשום חברה א' מהחזקתה בחברה ב' בכל אחת מהשנים 20</w:t>
      </w:r>
      <w:r w:rsidR="00893AF8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25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- </w:t>
      </w:r>
      <w:r w:rsidR="00893AF8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2026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?</w:t>
      </w:r>
    </w:p>
    <w:p w14:paraId="1134D8A6" w14:textId="77777777" w:rsidR="00363C1C" w:rsidRDefault="00363C1C" w:rsidP="005B225E">
      <w:pPr>
        <w:pStyle w:val="a8"/>
        <w:numPr>
          <w:ilvl w:val="3"/>
          <w:numId w:val="15"/>
        </w:numPr>
        <w:tabs>
          <w:tab w:val="clear" w:pos="2880"/>
          <w:tab w:val="num" w:pos="746"/>
        </w:tabs>
        <w:spacing w:line="360" w:lineRule="auto"/>
        <w:ind w:left="746" w:hanging="720"/>
        <w:rPr>
          <w:rFonts w:ascii="Times New Roman" w:eastAsia="Times New Roman" w:hAnsi="Times New Roman" w:cs="David" w:hint="cs"/>
          <w:sz w:val="24"/>
          <w:szCs w:val="24"/>
          <w:lang w:eastAsia="he-IL"/>
        </w:rPr>
      </w:pP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הניחו כעת שבסוף שנת 20</w:t>
      </w:r>
      <w:r w:rsidR="00893AF8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26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מוכרת חברה א' 35% מהשקעתה בתמורה ל- 40,00</w:t>
      </w:r>
      <w:r w:rsidR="006741DF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0 ₪. מהו הרווח/ההפסד מההשקעה</w:t>
      </w:r>
      <w:r w:rsidR="00893AF8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?</w:t>
      </w:r>
      <w:r w:rsidR="006741DF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ר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שמו פקודת יומן</w:t>
      </w:r>
      <w:r w:rsidR="00183583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</w:p>
    <w:p w14:paraId="336809E9" w14:textId="77777777" w:rsidR="00FB6D5B" w:rsidRDefault="005D0577" w:rsidP="006741DF">
      <w:pPr>
        <w:spacing w:before="120" w:line="360" w:lineRule="auto"/>
        <w:rPr>
          <w:rFonts w:cs="David" w:hint="cs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lastRenderedPageBreak/>
        <w:t>שא</w:t>
      </w:r>
      <w:r w:rsidR="008A3ECF" w:rsidRPr="00912AF1">
        <w:rPr>
          <w:rFonts w:cs="David" w:hint="cs"/>
          <w:b/>
          <w:bCs/>
          <w:u w:val="single"/>
          <w:rtl/>
        </w:rPr>
        <w:t xml:space="preserve">לה מס' </w:t>
      </w:r>
      <w:r>
        <w:rPr>
          <w:rFonts w:cs="David" w:hint="cs"/>
          <w:b/>
          <w:bCs/>
          <w:u w:val="single"/>
          <w:rtl/>
        </w:rPr>
        <w:t>5</w:t>
      </w:r>
    </w:p>
    <w:p w14:paraId="3950EC90" w14:textId="77777777" w:rsidR="003407B6" w:rsidRDefault="003407B6" w:rsidP="005D0577">
      <w:pPr>
        <w:spacing w:before="120" w:line="360" w:lineRule="auto"/>
        <w:jc w:val="both"/>
        <w:rPr>
          <w:rFonts w:cs="David" w:hint="cs"/>
          <w:rtl/>
        </w:rPr>
      </w:pPr>
      <w:r>
        <w:rPr>
          <w:rFonts w:cs="David" w:hint="cs"/>
          <w:rtl/>
        </w:rPr>
        <w:t>ביום 31.12.</w:t>
      </w:r>
      <w:r w:rsidR="00893AF8">
        <w:rPr>
          <w:rFonts w:cs="David" w:hint="cs"/>
          <w:rtl/>
        </w:rPr>
        <w:t>2</w:t>
      </w:r>
      <w:r>
        <w:rPr>
          <w:rFonts w:cs="David" w:hint="cs"/>
          <w:rtl/>
        </w:rPr>
        <w:t>4 רכשה חברה א' 25% מהון המניות של חברה ב' תמורת 50,000 ש"ח. ברכישה נוצר מוניטין בסך 20,000 ש"ח. שווי השוק של הנכסים של חברה ב' היה גבוה ב- 40,000 ₪ משווים בספרים. מהו סך ההון העצמי של חברה ב' ביום 31.12.</w:t>
      </w:r>
      <w:r w:rsidR="00893AF8">
        <w:rPr>
          <w:rFonts w:cs="David" w:hint="cs"/>
          <w:rtl/>
        </w:rPr>
        <w:t>2</w:t>
      </w:r>
      <w:r>
        <w:rPr>
          <w:rFonts w:cs="David" w:hint="cs"/>
          <w:rtl/>
        </w:rPr>
        <w:t>4</w:t>
      </w:r>
      <w:r w:rsidR="005D0577">
        <w:rPr>
          <w:rFonts w:cs="David" w:hint="cs"/>
          <w:rtl/>
        </w:rPr>
        <w:t xml:space="preserve"> ?</w:t>
      </w:r>
    </w:p>
    <w:p w14:paraId="70901DA3" w14:textId="77777777" w:rsidR="003407B6" w:rsidRPr="00E535BC" w:rsidRDefault="003407B6" w:rsidP="003407B6">
      <w:pPr>
        <w:numPr>
          <w:ilvl w:val="0"/>
          <w:numId w:val="6"/>
        </w:numPr>
        <w:spacing w:before="120" w:line="360" w:lineRule="auto"/>
        <w:jc w:val="both"/>
        <w:rPr>
          <w:rFonts w:cs="David" w:hint="cs"/>
        </w:rPr>
      </w:pPr>
      <w:r w:rsidRPr="00E535BC">
        <w:rPr>
          <w:rFonts w:cs="David" w:hint="cs"/>
          <w:rtl/>
        </w:rPr>
        <w:t>80,000 ש"ח.</w:t>
      </w:r>
    </w:p>
    <w:p w14:paraId="63CDE16F" w14:textId="77777777" w:rsidR="003407B6" w:rsidRDefault="003407B6" w:rsidP="003407B6">
      <w:pPr>
        <w:numPr>
          <w:ilvl w:val="0"/>
          <w:numId w:val="6"/>
        </w:numPr>
        <w:spacing w:before="120" w:line="360" w:lineRule="auto"/>
        <w:jc w:val="both"/>
        <w:rPr>
          <w:rFonts w:cs="David" w:hint="cs"/>
        </w:rPr>
      </w:pPr>
      <w:r>
        <w:rPr>
          <w:rFonts w:cs="David" w:hint="cs"/>
          <w:rtl/>
        </w:rPr>
        <w:t>200,000 ש"ח.</w:t>
      </w:r>
    </w:p>
    <w:p w14:paraId="6C4E5CD4" w14:textId="77777777" w:rsidR="003407B6" w:rsidRDefault="003407B6" w:rsidP="003407B6">
      <w:pPr>
        <w:numPr>
          <w:ilvl w:val="0"/>
          <w:numId w:val="6"/>
        </w:numPr>
        <w:spacing w:before="120" w:line="360" w:lineRule="auto"/>
        <w:jc w:val="both"/>
        <w:rPr>
          <w:rFonts w:cs="David" w:hint="cs"/>
        </w:rPr>
      </w:pPr>
      <w:r>
        <w:rPr>
          <w:rFonts w:cs="David" w:hint="cs"/>
          <w:rtl/>
        </w:rPr>
        <w:t>120,000 ש"ח.</w:t>
      </w:r>
    </w:p>
    <w:p w14:paraId="154C1460" w14:textId="77777777" w:rsidR="003407B6" w:rsidRDefault="003407B6" w:rsidP="003407B6">
      <w:pPr>
        <w:numPr>
          <w:ilvl w:val="0"/>
          <w:numId w:val="6"/>
        </w:numPr>
        <w:spacing w:before="120" w:line="360" w:lineRule="auto"/>
        <w:jc w:val="both"/>
        <w:rPr>
          <w:rFonts w:cs="David" w:hint="cs"/>
        </w:rPr>
      </w:pPr>
      <w:r>
        <w:rPr>
          <w:rFonts w:cs="David" w:hint="cs"/>
          <w:rtl/>
        </w:rPr>
        <w:t>160,000 ש"ח.</w:t>
      </w:r>
    </w:p>
    <w:p w14:paraId="22B654F5" w14:textId="77777777" w:rsidR="003407B6" w:rsidRDefault="003407B6" w:rsidP="003407B6">
      <w:pPr>
        <w:numPr>
          <w:ilvl w:val="0"/>
          <w:numId w:val="6"/>
        </w:numPr>
        <w:spacing w:before="120" w:line="360" w:lineRule="auto"/>
        <w:jc w:val="both"/>
        <w:rPr>
          <w:rFonts w:cs="David" w:hint="cs"/>
        </w:rPr>
      </w:pPr>
      <w:r>
        <w:rPr>
          <w:rFonts w:cs="David" w:hint="cs"/>
          <w:rtl/>
        </w:rPr>
        <w:t xml:space="preserve">כל התשובות אינן נכונות. </w:t>
      </w:r>
    </w:p>
    <w:p w14:paraId="47E609AE" w14:textId="77777777" w:rsidR="00BF651B" w:rsidRDefault="00BF651B" w:rsidP="000B3D50">
      <w:pPr>
        <w:spacing w:line="360" w:lineRule="exact"/>
        <w:ind w:right="720"/>
        <w:rPr>
          <w:rFonts w:cs="David" w:hint="cs"/>
          <w:rtl/>
        </w:rPr>
      </w:pPr>
    </w:p>
    <w:p w14:paraId="5F0E2769" w14:textId="77777777" w:rsidR="003407B6" w:rsidRDefault="003407B6" w:rsidP="000B3D50">
      <w:pPr>
        <w:spacing w:line="360" w:lineRule="exact"/>
        <w:ind w:right="720"/>
        <w:rPr>
          <w:rFonts w:cs="David" w:hint="cs"/>
          <w:rtl/>
        </w:rPr>
      </w:pPr>
    </w:p>
    <w:p w14:paraId="3D0AC0C2" w14:textId="77777777" w:rsidR="003407B6" w:rsidRDefault="003407B6" w:rsidP="000B3D50">
      <w:pPr>
        <w:spacing w:line="360" w:lineRule="exact"/>
        <w:ind w:right="720"/>
        <w:rPr>
          <w:rFonts w:cs="David" w:hint="cs"/>
          <w:rtl/>
        </w:rPr>
      </w:pPr>
    </w:p>
    <w:p w14:paraId="6091B59B" w14:textId="77777777" w:rsidR="00C56CE3" w:rsidRPr="00A771C3" w:rsidRDefault="00C56CE3" w:rsidP="00363C1C">
      <w:pPr>
        <w:pStyle w:val="a8"/>
        <w:spacing w:line="360" w:lineRule="auto"/>
        <w:ind w:left="26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</w:p>
    <w:p w14:paraId="50F0E10F" w14:textId="77777777" w:rsidR="00BF651B" w:rsidRPr="0040558E" w:rsidRDefault="00BF651B" w:rsidP="000B3D50">
      <w:pPr>
        <w:spacing w:line="360" w:lineRule="exact"/>
        <w:ind w:right="720"/>
        <w:rPr>
          <w:rFonts w:cs="David" w:hint="cs"/>
        </w:rPr>
      </w:pPr>
    </w:p>
    <w:sectPr w:rsidR="00BF651B" w:rsidRPr="0040558E">
      <w:footerReference w:type="even" r:id="rId8"/>
      <w:footerReference w:type="default" r:id="rId9"/>
      <w:pgSz w:w="11906" w:h="16838"/>
      <w:pgMar w:top="1440" w:right="1800" w:bottom="851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FCD2E" w14:textId="77777777" w:rsidR="002F5E1D" w:rsidRDefault="002F5E1D">
      <w:r>
        <w:separator/>
      </w:r>
    </w:p>
  </w:endnote>
  <w:endnote w:type="continuationSeparator" w:id="0">
    <w:p w14:paraId="0F650085" w14:textId="77777777" w:rsidR="002F5E1D" w:rsidRDefault="002F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2F87C" w14:textId="77777777" w:rsidR="00D41E0A" w:rsidRDefault="00D41E0A" w:rsidP="00E21699">
    <w:pPr>
      <w:pStyle w:val="a9"/>
      <w:framePr w:wrap="around" w:vAnchor="text" w:hAnchor="text" w:xAlign="center" w:y="1"/>
      <w:numPr>
        <w:ins w:id="2" w:author="בר לב" w:date="2009-10-08T15:52:00Z"/>
      </w:numPr>
      <w:rPr>
        <w:ins w:id="3" w:author="בר לב" w:date="2009-10-08T15:52:00Z"/>
        <w:rStyle w:val="aa"/>
      </w:rPr>
    </w:pPr>
    <w:ins w:id="4" w:author="בר לב" w:date="2009-10-08T15:52:00Z">
      <w:r>
        <w:rPr>
          <w:rStyle w:val="aa"/>
          <w:rtl/>
        </w:rPr>
        <w:fldChar w:fldCharType="begin"/>
      </w:r>
      <w:r>
        <w:rPr>
          <w:rStyle w:val="aa"/>
        </w:rPr>
        <w:instrText xml:space="preserve">PAGE  </w:instrText>
      </w:r>
      <w:r>
        <w:rPr>
          <w:rStyle w:val="aa"/>
          <w:rtl/>
        </w:rPr>
        <w:fldChar w:fldCharType="end"/>
      </w:r>
    </w:ins>
  </w:p>
  <w:p w14:paraId="4E838922" w14:textId="77777777" w:rsidR="00D41E0A" w:rsidRDefault="00D41E0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C74D4" w14:textId="77777777" w:rsidR="00D41E0A" w:rsidRDefault="00D41E0A" w:rsidP="00E21699">
    <w:pPr>
      <w:pStyle w:val="a9"/>
      <w:framePr w:wrap="around" w:vAnchor="text" w:hAnchor="text" w:xAlign="center" w:y="1"/>
      <w:numPr>
        <w:ins w:id="5" w:author="בר לב" w:date="2009-10-08T15:52:00Z"/>
      </w:numPr>
      <w:rPr>
        <w:ins w:id="6" w:author="בר לב" w:date="2009-10-08T15:52:00Z"/>
        <w:rStyle w:val="aa"/>
      </w:rPr>
    </w:pPr>
    <w:ins w:id="7" w:author="בר לב" w:date="2009-10-08T15:52:00Z">
      <w:r>
        <w:rPr>
          <w:rStyle w:val="aa"/>
          <w:rtl/>
        </w:rPr>
        <w:fldChar w:fldCharType="begin"/>
      </w:r>
      <w:r>
        <w:rPr>
          <w:rStyle w:val="aa"/>
        </w:rPr>
        <w:instrText xml:space="preserve">PAGE  </w:instrText>
      </w:r>
    </w:ins>
    <w:r>
      <w:rPr>
        <w:rStyle w:val="aa"/>
        <w:rtl/>
      </w:rPr>
      <w:fldChar w:fldCharType="separate"/>
    </w:r>
    <w:r w:rsidR="00C32E2A">
      <w:rPr>
        <w:rStyle w:val="aa"/>
        <w:noProof/>
        <w:rtl/>
      </w:rPr>
      <w:t>3</w:t>
    </w:r>
    <w:ins w:id="8" w:author="בר לב" w:date="2009-10-08T15:52:00Z">
      <w:r>
        <w:rPr>
          <w:rStyle w:val="aa"/>
          <w:rtl/>
        </w:rPr>
        <w:fldChar w:fldCharType="end"/>
      </w:r>
    </w:ins>
  </w:p>
  <w:p w14:paraId="542A9C1E" w14:textId="77777777" w:rsidR="00D41E0A" w:rsidRDefault="00D41E0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DE48B" w14:textId="77777777" w:rsidR="002F5E1D" w:rsidRDefault="002F5E1D">
      <w:r>
        <w:separator/>
      </w:r>
    </w:p>
  </w:footnote>
  <w:footnote w:type="continuationSeparator" w:id="0">
    <w:p w14:paraId="073C60F3" w14:textId="77777777" w:rsidR="002F5E1D" w:rsidRDefault="002F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A2A"/>
    <w:multiLevelType w:val="hybridMultilevel"/>
    <w:tmpl w:val="AEE07E82"/>
    <w:lvl w:ilvl="0" w:tplc="A7142D28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b/>
        <w:sz w:val="26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189362C5"/>
    <w:multiLevelType w:val="hybridMultilevel"/>
    <w:tmpl w:val="3EA24272"/>
    <w:lvl w:ilvl="0" w:tplc="ADC62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3CA4BF7C">
      <w:start w:val="1"/>
      <w:numFmt w:val="hebrew1"/>
      <w:lvlText w:val="%2."/>
      <w:lvlJc w:val="left"/>
      <w:pPr>
        <w:tabs>
          <w:tab w:val="num" w:pos="1905"/>
        </w:tabs>
        <w:ind w:left="1905" w:hanging="825"/>
      </w:pPr>
      <w:rPr>
        <w:rFonts w:hint="cs"/>
      </w:rPr>
    </w:lvl>
    <w:lvl w:ilvl="2" w:tplc="681C5A2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B4148"/>
    <w:multiLevelType w:val="hybridMultilevel"/>
    <w:tmpl w:val="BC22FA42"/>
    <w:lvl w:ilvl="0" w:tplc="ADC62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944B8"/>
    <w:multiLevelType w:val="hybridMultilevel"/>
    <w:tmpl w:val="D3DC3AB2"/>
    <w:lvl w:ilvl="0" w:tplc="C1E40010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A6A54D2"/>
    <w:multiLevelType w:val="hybridMultilevel"/>
    <w:tmpl w:val="27542430"/>
    <w:lvl w:ilvl="0" w:tplc="7FE01F0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BEC3184"/>
    <w:multiLevelType w:val="hybridMultilevel"/>
    <w:tmpl w:val="FB7C4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E0BFE"/>
    <w:multiLevelType w:val="multilevel"/>
    <w:tmpl w:val="A888E1A6"/>
    <w:lvl w:ilvl="0">
      <w:start w:val="1"/>
      <w:numFmt w:val="decimal"/>
      <w:lvlText w:val="%1"/>
      <w:lvlJc w:val="left"/>
      <w:pPr>
        <w:tabs>
          <w:tab w:val="num" w:pos="1635"/>
        </w:tabs>
        <w:ind w:left="1635" w:hanging="16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635"/>
        </w:tabs>
        <w:ind w:left="1635" w:hanging="1635"/>
      </w:pPr>
      <w:rPr>
        <w:rFonts w:hint="default"/>
      </w:rPr>
    </w:lvl>
    <w:lvl w:ilvl="2">
      <w:start w:val="6"/>
      <w:numFmt w:val="decimalZero"/>
      <w:lvlText w:val="%1.%2.%3"/>
      <w:lvlJc w:val="left"/>
      <w:pPr>
        <w:tabs>
          <w:tab w:val="num" w:pos="1635"/>
        </w:tabs>
        <w:ind w:left="1635" w:hanging="163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35"/>
        </w:tabs>
        <w:ind w:left="1635" w:hanging="16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35"/>
        </w:tabs>
        <w:ind w:left="1635" w:hanging="163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35"/>
        </w:tabs>
        <w:ind w:left="1635" w:hanging="163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35"/>
        </w:tabs>
        <w:ind w:left="1635" w:hanging="163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5"/>
        </w:tabs>
        <w:ind w:left="1635" w:hanging="163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35"/>
        </w:tabs>
        <w:ind w:left="1635" w:hanging="1635"/>
      </w:pPr>
      <w:rPr>
        <w:rFonts w:hint="default"/>
      </w:rPr>
    </w:lvl>
  </w:abstractNum>
  <w:abstractNum w:abstractNumId="7" w15:restartNumberingAfterBreak="0">
    <w:nsid w:val="33FA4D06"/>
    <w:multiLevelType w:val="hybridMultilevel"/>
    <w:tmpl w:val="3E883524"/>
    <w:lvl w:ilvl="0" w:tplc="A7F4B86A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7838BE"/>
    <w:multiLevelType w:val="hybridMultilevel"/>
    <w:tmpl w:val="3DAEC57A"/>
    <w:lvl w:ilvl="0" w:tplc="ADC62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ADC627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David" w:hint="cs"/>
      </w:rPr>
    </w:lvl>
    <w:lvl w:ilvl="3" w:tplc="4F3C4382">
      <w:start w:val="1"/>
      <w:numFmt w:val="hebrew1"/>
      <w:lvlText w:val="%4."/>
      <w:lvlJc w:val="left"/>
      <w:pPr>
        <w:tabs>
          <w:tab w:val="num" w:pos="2880"/>
        </w:tabs>
        <w:ind w:left="2880" w:hanging="360"/>
      </w:pPr>
      <w:rPr>
        <w:rFonts w:hint="cs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B1194"/>
    <w:multiLevelType w:val="hybridMultilevel"/>
    <w:tmpl w:val="BC22FA42"/>
    <w:lvl w:ilvl="0" w:tplc="ADC62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0B0E4F"/>
    <w:multiLevelType w:val="hybridMultilevel"/>
    <w:tmpl w:val="1C52F3D2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EC45AB"/>
    <w:multiLevelType w:val="hybridMultilevel"/>
    <w:tmpl w:val="DC367C9A"/>
    <w:lvl w:ilvl="0" w:tplc="3850D93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5EA2B47"/>
    <w:multiLevelType w:val="hybridMultilevel"/>
    <w:tmpl w:val="D8B8C9E0"/>
    <w:lvl w:ilvl="0" w:tplc="A7F4B86A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A7704C"/>
    <w:multiLevelType w:val="hybridMultilevel"/>
    <w:tmpl w:val="BB6EF6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E76024"/>
    <w:multiLevelType w:val="hybridMultilevel"/>
    <w:tmpl w:val="85022D3A"/>
    <w:lvl w:ilvl="0" w:tplc="C0064FE6">
      <w:start w:val="1"/>
      <w:numFmt w:val="hebrew1"/>
      <w:lvlText w:val="%1."/>
      <w:lvlJc w:val="left"/>
      <w:pPr>
        <w:tabs>
          <w:tab w:val="num" w:pos="790"/>
        </w:tabs>
        <w:ind w:left="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0"/>
        </w:tabs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0"/>
        </w:tabs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0"/>
        </w:tabs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0"/>
        </w:tabs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0"/>
        </w:tabs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0"/>
        </w:tabs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0"/>
        </w:tabs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0"/>
        </w:tabs>
        <w:ind w:left="6550" w:hanging="180"/>
      </w:pPr>
    </w:lvl>
  </w:abstractNum>
  <w:abstractNum w:abstractNumId="15" w15:restartNumberingAfterBreak="0">
    <w:nsid w:val="76DA5956"/>
    <w:multiLevelType w:val="multilevel"/>
    <w:tmpl w:val="BC22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>
      <w:start w:val="1"/>
      <w:numFmt w:val="hebrew1"/>
      <w:lvlText w:val="%2."/>
      <w:lvlJc w:val="left"/>
      <w:pPr>
        <w:tabs>
          <w:tab w:val="num" w:pos="1905"/>
        </w:tabs>
        <w:ind w:left="1905" w:hanging="825"/>
      </w:pPr>
      <w:rPr>
        <w:rFonts w:hint="c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B2D7A"/>
    <w:multiLevelType w:val="hybridMultilevel"/>
    <w:tmpl w:val="B9069DB2"/>
    <w:lvl w:ilvl="0" w:tplc="B11605D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 w16cid:durableId="320817047">
    <w:abstractNumId w:val="0"/>
  </w:num>
  <w:num w:numId="2" w16cid:durableId="557208162">
    <w:abstractNumId w:val="6"/>
  </w:num>
  <w:num w:numId="3" w16cid:durableId="796023536">
    <w:abstractNumId w:val="3"/>
  </w:num>
  <w:num w:numId="4" w16cid:durableId="1920207313">
    <w:abstractNumId w:val="11"/>
  </w:num>
  <w:num w:numId="5" w16cid:durableId="1356082818">
    <w:abstractNumId w:val="4"/>
  </w:num>
  <w:num w:numId="6" w16cid:durableId="1532300866">
    <w:abstractNumId w:val="12"/>
  </w:num>
  <w:num w:numId="7" w16cid:durableId="1065419542">
    <w:abstractNumId w:val="1"/>
  </w:num>
  <w:num w:numId="8" w16cid:durableId="592975993">
    <w:abstractNumId w:val="7"/>
  </w:num>
  <w:num w:numId="9" w16cid:durableId="345446474">
    <w:abstractNumId w:val="15"/>
  </w:num>
  <w:num w:numId="10" w16cid:durableId="253170860">
    <w:abstractNumId w:val="13"/>
  </w:num>
  <w:num w:numId="11" w16cid:durableId="1214459726">
    <w:abstractNumId w:val="14"/>
  </w:num>
  <w:num w:numId="12" w16cid:durableId="18357044">
    <w:abstractNumId w:val="16"/>
  </w:num>
  <w:num w:numId="13" w16cid:durableId="1563905743">
    <w:abstractNumId w:val="9"/>
  </w:num>
  <w:num w:numId="14" w16cid:durableId="323244260">
    <w:abstractNumId w:val="2"/>
  </w:num>
  <w:num w:numId="15" w16cid:durableId="2044863834">
    <w:abstractNumId w:val="8"/>
  </w:num>
  <w:num w:numId="16" w16cid:durableId="632979339">
    <w:abstractNumId w:val="10"/>
  </w:num>
  <w:num w:numId="17" w16cid:durableId="1152408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3D26"/>
    <w:rsid w:val="00054C76"/>
    <w:rsid w:val="00066079"/>
    <w:rsid w:val="0008412A"/>
    <w:rsid w:val="000B3D50"/>
    <w:rsid w:val="000B5739"/>
    <w:rsid w:val="000B7769"/>
    <w:rsid w:val="000D228B"/>
    <w:rsid w:val="00103340"/>
    <w:rsid w:val="001062EB"/>
    <w:rsid w:val="00111FB5"/>
    <w:rsid w:val="00161320"/>
    <w:rsid w:val="00183583"/>
    <w:rsid w:val="0020119C"/>
    <w:rsid w:val="00245287"/>
    <w:rsid w:val="002F5E1D"/>
    <w:rsid w:val="002F78B3"/>
    <w:rsid w:val="00302902"/>
    <w:rsid w:val="00310FE2"/>
    <w:rsid w:val="0031287D"/>
    <w:rsid w:val="00334B1A"/>
    <w:rsid w:val="003407B6"/>
    <w:rsid w:val="00363C1C"/>
    <w:rsid w:val="003707DB"/>
    <w:rsid w:val="00373768"/>
    <w:rsid w:val="003941B1"/>
    <w:rsid w:val="003D5FFA"/>
    <w:rsid w:val="00403F24"/>
    <w:rsid w:val="0040558E"/>
    <w:rsid w:val="0042585F"/>
    <w:rsid w:val="004549F1"/>
    <w:rsid w:val="004A5E3E"/>
    <w:rsid w:val="004C3BA4"/>
    <w:rsid w:val="004D04C6"/>
    <w:rsid w:val="004D3B69"/>
    <w:rsid w:val="004D7338"/>
    <w:rsid w:val="004F4028"/>
    <w:rsid w:val="00517181"/>
    <w:rsid w:val="00554210"/>
    <w:rsid w:val="00587C96"/>
    <w:rsid w:val="00595695"/>
    <w:rsid w:val="005A0DB6"/>
    <w:rsid w:val="005B225E"/>
    <w:rsid w:val="005D0577"/>
    <w:rsid w:val="005D7865"/>
    <w:rsid w:val="006000E8"/>
    <w:rsid w:val="006277FC"/>
    <w:rsid w:val="006615E2"/>
    <w:rsid w:val="00673DFE"/>
    <w:rsid w:val="006741DF"/>
    <w:rsid w:val="00680625"/>
    <w:rsid w:val="0074080D"/>
    <w:rsid w:val="007479AA"/>
    <w:rsid w:val="00777ED6"/>
    <w:rsid w:val="00792A26"/>
    <w:rsid w:val="007947E7"/>
    <w:rsid w:val="007B523C"/>
    <w:rsid w:val="00801371"/>
    <w:rsid w:val="00811E20"/>
    <w:rsid w:val="008152EE"/>
    <w:rsid w:val="00861482"/>
    <w:rsid w:val="00890D11"/>
    <w:rsid w:val="00893AF8"/>
    <w:rsid w:val="008A3ECF"/>
    <w:rsid w:val="008B4388"/>
    <w:rsid w:val="008E1C09"/>
    <w:rsid w:val="00912AF1"/>
    <w:rsid w:val="009412F1"/>
    <w:rsid w:val="009E5A8D"/>
    <w:rsid w:val="00A06A95"/>
    <w:rsid w:val="00A238F0"/>
    <w:rsid w:val="00A24AC3"/>
    <w:rsid w:val="00A439A8"/>
    <w:rsid w:val="00A57FCF"/>
    <w:rsid w:val="00A771C3"/>
    <w:rsid w:val="00AA7A2D"/>
    <w:rsid w:val="00AF19FF"/>
    <w:rsid w:val="00AF5D9F"/>
    <w:rsid w:val="00B02DC1"/>
    <w:rsid w:val="00B55446"/>
    <w:rsid w:val="00BB6EC5"/>
    <w:rsid w:val="00BF651B"/>
    <w:rsid w:val="00BF7CE1"/>
    <w:rsid w:val="00C32E2A"/>
    <w:rsid w:val="00C359EE"/>
    <w:rsid w:val="00C56CE3"/>
    <w:rsid w:val="00D41E0A"/>
    <w:rsid w:val="00DC51FA"/>
    <w:rsid w:val="00DC565C"/>
    <w:rsid w:val="00E0502B"/>
    <w:rsid w:val="00E205A3"/>
    <w:rsid w:val="00E21699"/>
    <w:rsid w:val="00E535BC"/>
    <w:rsid w:val="00F60544"/>
    <w:rsid w:val="00F70B85"/>
    <w:rsid w:val="00F73D26"/>
    <w:rsid w:val="00F8017D"/>
    <w:rsid w:val="00FB6D5B"/>
    <w:rsid w:val="00FE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0A5B8"/>
  <w15:chartTrackingRefBased/>
  <w15:docId w15:val="{B2A48DA9-BEAB-4A63-8B2B-91D1F3E01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qFormat/>
    <w:pPr>
      <w:keepNext/>
      <w:spacing w:line="360" w:lineRule="auto"/>
      <w:jc w:val="both"/>
      <w:outlineLvl w:val="0"/>
    </w:pPr>
    <w:rPr>
      <w:rFonts w:ascii="Arial" w:hAnsi="Arial" w:cs="David"/>
      <w:b/>
      <w:bCs/>
      <w:noProof/>
      <w:sz w:val="28"/>
      <w:szCs w:val="26"/>
    </w:rPr>
  </w:style>
  <w:style w:type="paragraph" w:styleId="2">
    <w:name w:val="heading 2"/>
    <w:basedOn w:val="a"/>
    <w:next w:val="a"/>
    <w:qFormat/>
    <w:pPr>
      <w:keepNext/>
      <w:spacing w:line="360" w:lineRule="auto"/>
      <w:jc w:val="both"/>
      <w:outlineLvl w:val="1"/>
    </w:pPr>
    <w:rPr>
      <w:rFonts w:ascii="Arial" w:hAnsi="Arial" w:cs="David"/>
      <w:b/>
      <w:bCs/>
      <w:noProof/>
      <w:sz w:val="36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both"/>
    </w:pPr>
    <w:rPr>
      <w:rFonts w:ascii="Arial" w:hAnsi="Arial" w:cs="David"/>
      <w:noProof/>
      <w:sz w:val="28"/>
      <w:szCs w:val="26"/>
    </w:rPr>
  </w:style>
  <w:style w:type="character" w:styleId="a4">
    <w:name w:val="annotation reference"/>
    <w:semiHidden/>
    <w:rsid w:val="00673DFE"/>
    <w:rPr>
      <w:sz w:val="16"/>
      <w:szCs w:val="16"/>
    </w:rPr>
  </w:style>
  <w:style w:type="paragraph" w:styleId="a5">
    <w:name w:val="annotation text"/>
    <w:basedOn w:val="a"/>
    <w:semiHidden/>
    <w:rsid w:val="00673DFE"/>
    <w:rPr>
      <w:sz w:val="20"/>
      <w:szCs w:val="20"/>
    </w:rPr>
  </w:style>
  <w:style w:type="paragraph" w:styleId="a6">
    <w:name w:val="annotation subject"/>
    <w:basedOn w:val="a5"/>
    <w:next w:val="a5"/>
    <w:semiHidden/>
    <w:rsid w:val="00673DFE"/>
    <w:rPr>
      <w:b/>
      <w:bCs/>
    </w:rPr>
  </w:style>
  <w:style w:type="paragraph" w:styleId="a7">
    <w:name w:val="Balloon Text"/>
    <w:basedOn w:val="a"/>
    <w:semiHidden/>
    <w:rsid w:val="00673DFE"/>
    <w:rPr>
      <w:rFonts w:ascii="Tahoma" w:hAnsi="Tahoma" w:cs="Tahoma"/>
      <w:sz w:val="16"/>
      <w:szCs w:val="16"/>
    </w:rPr>
  </w:style>
  <w:style w:type="paragraph" w:styleId="a8">
    <w:name w:val="No Spacing"/>
    <w:qFormat/>
    <w:rsid w:val="00A771C3"/>
    <w:pPr>
      <w:bidi/>
    </w:pPr>
    <w:rPr>
      <w:rFonts w:ascii="Calibri" w:eastAsia="Calibri" w:hAnsi="Calibri" w:cs="Arial"/>
      <w:sz w:val="22"/>
      <w:szCs w:val="22"/>
    </w:rPr>
  </w:style>
  <w:style w:type="paragraph" w:styleId="a9">
    <w:name w:val="footer"/>
    <w:basedOn w:val="a"/>
    <w:rsid w:val="00BF7CE1"/>
    <w:pPr>
      <w:tabs>
        <w:tab w:val="center" w:pos="4153"/>
        <w:tab w:val="right" w:pos="8306"/>
      </w:tabs>
    </w:pPr>
  </w:style>
  <w:style w:type="character" w:styleId="aa">
    <w:name w:val="page number"/>
    <w:basedOn w:val="a0"/>
    <w:rsid w:val="00BF7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F45148-4EA1-45F0-A65D-38EF4B1C9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493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תרגיל מס' 9</vt:lpstr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מס' 9</dc:title>
  <dc:subject/>
  <dc:creator>ILAN ZUZUT</dc:creator>
  <cp:keywords/>
  <cp:lastModifiedBy>Robert Tiger</cp:lastModifiedBy>
  <cp:revision>2</cp:revision>
  <cp:lastPrinted>2010-01-05T04:42:00Z</cp:lastPrinted>
  <dcterms:created xsi:type="dcterms:W3CDTF">2026-07-11T02:53:00Z</dcterms:created>
  <dcterms:modified xsi:type="dcterms:W3CDTF">2026-07-11T02:53:00Z</dcterms:modified>
</cp:coreProperties>
</file>